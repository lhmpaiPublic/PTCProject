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1916" w:rsidRPr="00F65CC3" w:rsidRDefault="00BA1E89" w:rsidP="00423967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ind w:firstLineChars="100" w:firstLine="303"/>
        <w:jc w:val="left"/>
        <w:outlineLvl w:val="0"/>
        <w:rPr>
          <w:rFonts w:ascii="メイリオ" w:eastAsia="Malgun Gothic" w:hAnsi="メイリオ" w:cs="メイリオ"/>
          <w:b/>
          <w:bCs/>
          <w:sz w:val="32"/>
          <w:szCs w:val="32"/>
          <w:u w:val="single"/>
          <w:rPrChange w:id="0" w:author="Ahn" w:date="2016-12-21T16:47:00Z">
            <w:rPr>
              <w:rFonts w:ascii="メイリオ" w:eastAsia="メイリオ" w:hAnsi="メイリオ" w:cs="メイリオ"/>
              <w:b/>
              <w:bCs/>
              <w:sz w:val="32"/>
              <w:szCs w:val="32"/>
              <w:u w:val="single"/>
            </w:rPr>
          </w:rPrChange>
        </w:rPr>
      </w:pPr>
      <w:r>
        <w:rPr>
          <w:rFonts w:ascii="メイリオ" w:eastAsia="Malgun Gothic" w:hAnsi="メイリオ" w:cs="メイリオ" w:hint="eastAsia"/>
          <w:b/>
          <w:bCs/>
          <w:sz w:val="32"/>
          <w:szCs w:val="32"/>
          <w:u w:val="single"/>
          <w:lang w:eastAsia="ko-KR"/>
        </w:rPr>
        <w:t>LG EnergySolution</w:t>
      </w:r>
    </w:p>
    <w:p w:rsidR="00681916" w:rsidRPr="00C8016F" w:rsidRDefault="00681916" w:rsidP="005A1526">
      <w:pPr>
        <w:pStyle w:val="af"/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pacing w:val="4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b/>
          <w:bCs/>
          <w:color w:val="000000"/>
          <w:sz w:val="20"/>
          <w:szCs w:val="20"/>
        </w:rPr>
      </w:pPr>
    </w:p>
    <w:p w:rsidR="00681916" w:rsidRPr="005A1526" w:rsidRDefault="002666A4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b/>
          <w:bCs/>
          <w:color w:val="000000"/>
          <w:sz w:val="20"/>
          <w:szCs w:val="20"/>
        </w:rPr>
      </w:pPr>
      <w:r w:rsidRPr="002666A4">
        <w:rPr>
          <w:rFonts w:ascii="メイリオ" w:eastAsia="メイリオ" w:hAnsi="メイリオ" w:cs="メイリオ"/>
          <w:noProof/>
          <w:snapToGrid/>
          <w:color w:val="000000"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259" o:spid="_x0000_s1026" type="#_x0000_t202" style="position:absolute;margin-left:21.2pt;margin-top:11.25pt;width:455.8pt;height:189.15pt;z-index:251619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" stroked="f">
            <v:textbox style="mso-next-textbox:#Text Box 4259">
              <w:txbxContent>
                <w:tbl>
                  <w:tblPr>
                    <w:tblOverlap w:val="never"/>
                    <w:tblW w:w="0" w:type="auto"/>
                    <w:jc w:val="center"/>
                    <w:tblBorders>
                      <w:top w:val="thinThickSmallGap" w:sz="24" w:space="0" w:color="auto"/>
                      <w:left w:val="thinThickSmallGap" w:sz="24" w:space="0" w:color="auto"/>
                      <w:bottom w:val="thickThinSmallGap" w:sz="24" w:space="0" w:color="auto"/>
                      <w:right w:val="thickThinSmallGap" w:sz="24" w:space="0" w:color="auto"/>
                      <w:insideH w:val="thinThickSmallGap" w:sz="24" w:space="0" w:color="auto"/>
                      <w:insideV w:val="thinThickSmallGap" w:sz="24" w:space="0" w:color="auto"/>
                    </w:tblBorders>
                    <w:tblLayout w:type="fixed"/>
                    <w:tblCellMar>
                      <w:left w:w="52" w:type="dxa"/>
                      <w:right w:w="52" w:type="dxa"/>
                    </w:tblCellMar>
                    <w:tblLook w:val="0000"/>
                  </w:tblPr>
                  <w:tblGrid>
                    <w:gridCol w:w="8091"/>
                  </w:tblGrid>
                  <w:tr w:rsidR="008A59A5">
                    <w:trPr>
                      <w:trHeight w:val="3267"/>
                      <w:jc w:val="center"/>
                    </w:trPr>
                    <w:tc>
                      <w:tcPr>
                        <w:tcW w:w="8091" w:type="dxa"/>
                        <w:vAlign w:val="center"/>
                      </w:tcPr>
                      <w:p w:rsidR="008A59A5" w:rsidRDefault="008A59A5" w:rsidP="004D1ACE">
                        <w:pPr>
                          <w:spacing w:line="298" w:lineRule="atLeast"/>
                          <w:jc w:val="center"/>
                          <w:rPr>
                            <w:rFonts w:ascii="Gulim" w:eastAsia="Gulim" w:hAnsi="Gulim" w:cs="Gulim"/>
                            <w:b/>
                            <w:bCs/>
                            <w:sz w:val="40"/>
                            <w:szCs w:val="40"/>
                            <w:lang w:eastAsia="ko-KR"/>
                          </w:rPr>
                        </w:pPr>
                        <w:r w:rsidRPr="00777786">
                          <w:rPr>
                            <w:rFonts w:ascii="Gulim" w:eastAsia="맑은 고딕" w:hAnsi="Gulim" w:cs="Gulim" w:hint="eastAsia"/>
                            <w:b/>
                            <w:bCs/>
                            <w:sz w:val="40"/>
                            <w:szCs w:val="40"/>
                            <w:lang w:eastAsia="ko-KR"/>
                          </w:rPr>
                          <w:t>Foil</w:t>
                        </w:r>
                        <w:r>
                          <w:rPr>
                            <w:rFonts w:ascii="Gulim" w:eastAsia="Gulim" w:hAnsi="Gulim" w:cs="Gulim" w:hint="eastAsia"/>
                            <w:b/>
                            <w:bCs/>
                            <w:sz w:val="40"/>
                            <w:szCs w:val="40"/>
                            <w:lang w:eastAsia="ko-KR"/>
                          </w:rPr>
                          <w:t xml:space="preserve"> 검사장치 </w:t>
                        </w:r>
                      </w:p>
                      <w:p w:rsidR="008A59A5" w:rsidRDefault="008A59A5" w:rsidP="004D1ACE">
                        <w:pPr>
                          <w:spacing w:line="298" w:lineRule="atLeast"/>
                          <w:jc w:val="center"/>
                          <w:rPr>
                            <w:rFonts w:ascii="メイリオ" w:eastAsia="メイリオ" w:hAnsi="メイリオ" w:cs="メイリオ"/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rFonts w:ascii="Gulim" w:eastAsia="Gulim" w:hAnsi="Gulim" w:cs="Gulim" w:hint="eastAsia"/>
                            <w:b/>
                            <w:bCs/>
                            <w:sz w:val="40"/>
                            <w:szCs w:val="40"/>
                            <w:lang w:eastAsia="ko-KR"/>
                          </w:rPr>
                          <w:t>Manual</w:t>
                        </w:r>
                      </w:p>
                      <w:p w:rsidR="008A59A5" w:rsidRPr="005A1526" w:rsidRDefault="008A59A5" w:rsidP="00F65CC3">
                        <w:pPr>
                          <w:spacing w:line="298" w:lineRule="atLeast"/>
                          <w:jc w:val="center"/>
                          <w:rPr>
                            <w:rFonts w:ascii="メイリオ" w:eastAsia="メイリオ" w:hAnsi="メイリオ" w:cs="メイリオ"/>
                            <w:sz w:val="28"/>
                            <w:szCs w:val="28"/>
                          </w:rPr>
                        </w:pPr>
                        <w:r w:rsidRPr="005A1526">
                          <w:rPr>
                            <w:rFonts w:ascii="メイリオ" w:eastAsia="メイリオ" w:hAnsi="メイリオ" w:cs="メイリオ"/>
                            <w:b/>
                            <w:bCs/>
                            <w:sz w:val="28"/>
                            <w:szCs w:val="28"/>
                          </w:rPr>
                          <w:t>Version</w:t>
                        </w:r>
                        <w:ins w:id="1" w:author="渡辺　徹" w:date="2016-05-31T10:00:00Z">
                          <w:r w:rsidRPr="00F65CC3">
                            <w:rPr>
                              <w:rFonts w:ascii="メイリオ" w:eastAsia="メイリオ" w:hAnsi="メイリオ" w:cs="メイリオ" w:hint="eastAsia"/>
                              <w:b/>
                              <w:bCs/>
                              <w:sz w:val="28"/>
                              <w:szCs w:val="28"/>
                            </w:rPr>
                            <w:t>1</w:t>
                          </w:r>
                        </w:ins>
                        <w:r w:rsidRPr="00F65CC3">
                          <w:rPr>
                            <w:rFonts w:ascii="メイリオ" w:eastAsia="メイリオ" w:hAnsi="メイリオ" w:cs="メイリオ" w:hint="eastAsia"/>
                            <w:b/>
                            <w:bCs/>
                            <w:sz w:val="28"/>
                            <w:szCs w:val="28"/>
                          </w:rPr>
                          <w:t>.</w:t>
                        </w:r>
                        <w:r w:rsidRPr="00F65CC3">
                          <w:rPr>
                            <w:rFonts w:ascii="メイリオ" w:eastAsia="Malgun Gothic" w:hAnsi="メイリオ" w:cs="メイリオ" w:hint="eastAsia"/>
                            <w:b/>
                            <w:bCs/>
                            <w:sz w:val="28"/>
                            <w:szCs w:val="28"/>
                            <w:lang w:eastAsia="ko-KR"/>
                          </w:rPr>
                          <w:t>0</w:t>
                        </w:r>
                        <w:ins w:id="2" w:author="渡辺　徹" w:date="2016-05-31T10:00:00Z">
                          <w:r w:rsidRPr="00F65CC3">
                            <w:rPr>
                              <w:rFonts w:ascii="メイリオ" w:eastAsia="メイリオ" w:hAnsi="メイリオ" w:cs="メイリオ" w:hint="eastAsia"/>
                              <w:b/>
                              <w:bCs/>
                              <w:sz w:val="28"/>
                              <w:szCs w:val="28"/>
                            </w:rPr>
                            <w:t>0</w:t>
                          </w:r>
                        </w:ins>
                      </w:p>
                    </w:tc>
                  </w:tr>
                </w:tbl>
                <w:p w:rsidR="008A59A5" w:rsidRDefault="008A59A5"/>
              </w:txbxContent>
            </v:textbox>
          </v:shape>
        </w:pict>
      </w: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b/>
          <w:bCs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b/>
          <w:bCs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b/>
          <w:bCs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b/>
          <w:bCs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b/>
          <w:bCs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b/>
          <w:bCs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b/>
          <w:bCs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ind w:left="478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ind w:left="478"/>
        <w:jc w:val="left"/>
        <w:rPr>
          <w:rFonts w:ascii="メイリオ" w:eastAsia="メイリオ" w:hAnsi="メイリオ" w:cs="メイリオ"/>
          <w:color w:val="000000"/>
          <w:spacing w:val="4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ind w:left="478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ind w:left="478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ind w:left="478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ind w:left="478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ind w:left="478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center"/>
        <w:outlineLvl w:val="0"/>
        <w:rPr>
          <w:rFonts w:ascii="メイリオ" w:eastAsia="メイリオ" w:hAnsi="メイリオ" w:cs="メイリオ"/>
          <w:b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ind w:left="478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ind w:left="478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ind w:left="478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54667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center"/>
        <w:rPr>
          <w:rFonts w:ascii="メイリオ" w:eastAsia="맑은 고딕" w:hAnsi="メイリオ" w:cs="メイリオ"/>
          <w:sz w:val="28"/>
          <w:szCs w:val="28"/>
          <w:lang w:eastAsia="ko-KR"/>
        </w:rPr>
      </w:pPr>
      <w:r w:rsidRPr="005A1526">
        <w:rPr>
          <w:rFonts w:ascii="メイリオ" w:eastAsia="メイリオ" w:hAnsi="メイリオ" w:cs="メイリオ" w:hint="eastAsia"/>
          <w:sz w:val="28"/>
          <w:szCs w:val="28"/>
        </w:rPr>
        <w:t xml:space="preserve">First </w:t>
      </w:r>
      <w:r w:rsidR="00C174DB" w:rsidRPr="005A1526">
        <w:rPr>
          <w:rFonts w:ascii="メイリオ" w:eastAsia="メイリオ" w:hAnsi="メイリオ" w:cs="メイリオ"/>
          <w:sz w:val="28"/>
          <w:szCs w:val="28"/>
        </w:rPr>
        <w:t>Edition</w:t>
      </w:r>
      <w:r w:rsidR="00C174DB" w:rsidRPr="005A1526">
        <w:rPr>
          <w:rFonts w:ascii="メイリオ" w:eastAsia="メイリオ" w:hAnsi="メイリオ" w:cs="メイリオ"/>
          <w:sz w:val="28"/>
          <w:szCs w:val="28"/>
        </w:rPr>
        <w:tab/>
        <w:t>20</w:t>
      </w:r>
      <w:r w:rsidR="00BA1E89">
        <w:rPr>
          <w:rFonts w:ascii="メイリオ" w:eastAsia="맑은 고딕" w:hAnsi="メイリオ" w:cs="メイリオ" w:hint="eastAsia"/>
          <w:sz w:val="28"/>
          <w:szCs w:val="28"/>
          <w:lang w:eastAsia="ko-KR"/>
        </w:rPr>
        <w:t>22</w:t>
      </w:r>
      <w:r w:rsidR="001747E6" w:rsidRPr="005A1526">
        <w:rPr>
          <w:rFonts w:ascii="メイリオ" w:eastAsia="メイリオ" w:hAnsi="メイリオ" w:cs="メイリオ" w:hint="eastAsia"/>
          <w:sz w:val="28"/>
          <w:szCs w:val="28"/>
        </w:rPr>
        <w:t>/</w:t>
      </w:r>
      <w:r w:rsidR="00BA1E89">
        <w:rPr>
          <w:rFonts w:ascii="メイリオ" w:eastAsia="Malgun Gothic" w:hAnsi="メイリオ" w:cs="メイリオ" w:hint="eastAsia"/>
          <w:sz w:val="28"/>
          <w:szCs w:val="28"/>
          <w:lang w:eastAsia="ko-KR"/>
        </w:rPr>
        <w:t>06</w:t>
      </w:r>
      <w:r w:rsidRPr="005A1526">
        <w:rPr>
          <w:rFonts w:ascii="メイリオ" w:eastAsia="メイリオ" w:hAnsi="メイリオ" w:cs="メイリオ" w:hint="eastAsia"/>
          <w:sz w:val="28"/>
          <w:szCs w:val="28"/>
        </w:rPr>
        <w:t>/</w:t>
      </w:r>
      <w:r w:rsidR="00F65CC3">
        <w:rPr>
          <w:rFonts w:ascii="メイリオ" w:eastAsia="Malgun Gothic" w:hAnsi="メイリオ" w:cs="メイリオ" w:hint="eastAsia"/>
          <w:sz w:val="28"/>
          <w:szCs w:val="28"/>
          <w:lang w:eastAsia="ko-KR"/>
        </w:rPr>
        <w:t>2</w:t>
      </w:r>
      <w:r w:rsidR="00C8016F">
        <w:rPr>
          <w:rFonts w:ascii="メイリオ" w:eastAsia="メイリオ" w:hAnsi="メイリオ" w:cs="メイリオ" w:hint="eastAsia"/>
          <w:sz w:val="28"/>
          <w:szCs w:val="28"/>
        </w:rPr>
        <w:t>1</w:t>
      </w: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center"/>
        <w:rPr>
          <w:rFonts w:ascii="メイリオ" w:eastAsia="メイリオ" w:hAnsi="メイリオ" w:cs="メイリオ"/>
          <w:color w:val="000000"/>
          <w:sz w:val="28"/>
          <w:szCs w:val="28"/>
        </w:rPr>
      </w:pPr>
      <w:r w:rsidRPr="005A1526">
        <w:rPr>
          <w:rFonts w:ascii="メイリオ" w:eastAsia="メイリオ" w:hAnsi="メイリオ" w:cs="メイリオ" w:hint="eastAsia"/>
          <w:sz w:val="28"/>
          <w:szCs w:val="28"/>
        </w:rPr>
        <w:t xml:space="preserve">Last </w:t>
      </w:r>
      <w:r w:rsidRPr="005A1526">
        <w:rPr>
          <w:rFonts w:ascii="メイリオ" w:eastAsia="メイリオ" w:hAnsi="メイリオ" w:cs="メイリオ"/>
          <w:sz w:val="28"/>
          <w:szCs w:val="28"/>
        </w:rPr>
        <w:t>Edition</w:t>
      </w:r>
      <w:r w:rsidRPr="005A1526">
        <w:rPr>
          <w:rFonts w:ascii="メイリオ" w:eastAsia="メイリオ" w:hAnsi="メイリオ" w:cs="メイリオ"/>
          <w:sz w:val="28"/>
          <w:szCs w:val="28"/>
        </w:rPr>
        <w:tab/>
      </w:r>
      <w:r w:rsidR="00554667">
        <w:rPr>
          <w:rFonts w:ascii="メイリオ" w:eastAsia="メイリオ" w:hAnsi="メイリオ" w:cs="メイリオ" w:hint="eastAsia"/>
          <w:sz w:val="28"/>
          <w:szCs w:val="28"/>
        </w:rPr>
        <w:t>20</w:t>
      </w:r>
      <w:r w:rsidR="00BA1E89">
        <w:rPr>
          <w:rFonts w:ascii="メイリオ" w:eastAsia="맑은 고딕" w:hAnsi="メイリオ" w:cs="メイリオ" w:hint="eastAsia"/>
          <w:sz w:val="28"/>
          <w:szCs w:val="28"/>
          <w:lang w:eastAsia="ko-KR"/>
        </w:rPr>
        <w:t>22</w:t>
      </w:r>
      <w:r w:rsidR="000013C0" w:rsidRPr="005A1526">
        <w:rPr>
          <w:rFonts w:ascii="メイリオ" w:eastAsia="メイリオ" w:hAnsi="メイリオ" w:cs="メイリオ" w:hint="eastAsia"/>
          <w:sz w:val="28"/>
          <w:szCs w:val="28"/>
        </w:rPr>
        <w:t>/</w:t>
      </w:r>
      <w:r w:rsidR="00554667">
        <w:rPr>
          <w:rFonts w:ascii="メイリオ" w:eastAsia="Malgun Gothic" w:hAnsi="メイリオ" w:cs="メイリオ" w:hint="eastAsia"/>
          <w:sz w:val="28"/>
          <w:szCs w:val="28"/>
          <w:lang w:eastAsia="ko-KR"/>
        </w:rPr>
        <w:t>0</w:t>
      </w:r>
      <w:r w:rsidR="00BA1E89">
        <w:rPr>
          <w:rFonts w:ascii="メイリオ" w:eastAsia="Malgun Gothic" w:hAnsi="メイリオ" w:cs="メイリオ" w:hint="eastAsia"/>
          <w:sz w:val="28"/>
          <w:szCs w:val="28"/>
          <w:lang w:eastAsia="ko-KR"/>
        </w:rPr>
        <w:t>6</w:t>
      </w:r>
      <w:r w:rsidR="00641A1F" w:rsidRPr="005A1526">
        <w:rPr>
          <w:rFonts w:ascii="メイリオ" w:eastAsia="メイリオ" w:hAnsi="メイリオ" w:cs="メイリオ" w:hint="eastAsia"/>
          <w:sz w:val="28"/>
          <w:szCs w:val="28"/>
        </w:rPr>
        <w:t>/</w:t>
      </w:r>
      <w:r w:rsidR="00BA1E89">
        <w:rPr>
          <w:rFonts w:ascii="メイリオ" w:eastAsia="Malgun Gothic" w:hAnsi="メイリオ" w:cs="メイリオ" w:hint="eastAsia"/>
          <w:sz w:val="28"/>
          <w:szCs w:val="28"/>
          <w:lang w:eastAsia="ko-KR"/>
        </w:rPr>
        <w:t>21</w:t>
      </w:r>
      <w:r w:rsidR="002666A4" w:rsidRPr="005A1526">
        <w:rPr>
          <w:rFonts w:ascii="メイリオ" w:eastAsia="メイリオ" w:hAnsi="メイリオ" w:cs="メイリオ"/>
          <w:color w:val="000000"/>
          <w:sz w:val="28"/>
          <w:szCs w:val="28"/>
        </w:rPr>
        <w:fldChar w:fldCharType="begin"/>
      </w:r>
      <w:r w:rsidRPr="005A1526">
        <w:rPr>
          <w:rFonts w:ascii="メイリオ" w:eastAsia="メイリオ" w:hAnsi="メイリオ" w:cs="メイリオ"/>
          <w:color w:val="000000"/>
          <w:sz w:val="28"/>
          <w:szCs w:val="28"/>
        </w:rPr>
        <w:instrText xml:space="preserve"> TITLE  \* MERGEFORMAT </w:instrText>
      </w:r>
      <w:r w:rsidR="002666A4" w:rsidRPr="005A1526">
        <w:rPr>
          <w:rFonts w:ascii="メイリオ" w:eastAsia="メイリオ" w:hAnsi="メイリオ" w:cs="メイリオ"/>
          <w:color w:val="000000"/>
          <w:sz w:val="28"/>
          <w:szCs w:val="28"/>
        </w:rPr>
        <w:fldChar w:fldCharType="end"/>
      </w: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ind w:left="3080" w:firstLine="840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2666A4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  <w:bookmarkStart w:id="3" w:name="OLE_LINK6"/>
      <w:r>
        <w:rPr>
          <w:rFonts w:ascii="メイリオ" w:eastAsia="メイリオ" w:hAnsi="メイリオ" w:cs="メイリオ"/>
          <w:noProof/>
          <w:snapToGrid/>
          <w:color w:val="000000"/>
          <w:sz w:val="20"/>
          <w:szCs w:val="20"/>
        </w:rPr>
        <w:pict>
          <v:shape id="Text Box 4529" o:spid="_x0000_s1027" type="#_x0000_t202" style="position:absolute;margin-left:128pt;margin-top:483.75pt;width:231.6pt;height:181.9pt;z-index:251620864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" o:allowoverlap="f" filled="f" stroked="f">
            <v:textbox style="mso-next-textbox:#Text Box 4529">
              <w:txbxContent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CellMar>
                      <w:left w:w="99" w:type="dxa"/>
                      <w:right w:w="99" w:type="dxa"/>
                    </w:tblCellMar>
                    <w:tblLook w:val="0000"/>
                  </w:tblPr>
                  <w:tblGrid>
                    <w:gridCol w:w="1308"/>
                    <w:gridCol w:w="1308"/>
                    <w:gridCol w:w="1308"/>
                  </w:tblGrid>
                  <w:tr w:rsidR="008A59A5">
                    <w:trPr>
                      <w:trHeight w:val="280"/>
                      <w:jc w:val="center"/>
                    </w:trPr>
                    <w:tc>
                      <w:tcPr>
                        <w:tcW w:w="130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8A59A5" w:rsidRPr="00777786" w:rsidRDefault="008A59A5" w:rsidP="005A1526">
                        <w:pPr>
                          <w:adjustRightInd w:val="0"/>
                          <w:snapToGrid w:val="0"/>
                          <w:jc w:val="center"/>
                          <w:rPr>
                            <w:rFonts w:ascii="メイリオ" w:eastAsia="맑은 고딕" w:hAnsi="メイリオ" w:cs="メイリオ"/>
                            <w:color w:val="000000"/>
                            <w:sz w:val="18"/>
                            <w:szCs w:val="18"/>
                            <w:lang w:eastAsia="ko-KR"/>
                          </w:rPr>
                        </w:pPr>
                        <w:r w:rsidRPr="00777786">
                          <w:rPr>
                            <w:rFonts w:ascii="メイリオ" w:eastAsia="맑은 고딕" w:hAnsi="メイリオ" w:cs="メイリオ" w:hint="eastAsia"/>
                            <w:color w:val="000000"/>
                            <w:sz w:val="18"/>
                            <w:szCs w:val="18"/>
                            <w:lang w:eastAsia="ko-KR"/>
                          </w:rPr>
                          <w:t>승</w:t>
                        </w:r>
                        <w:r w:rsidRPr="00777786">
                          <w:rPr>
                            <w:rFonts w:ascii="メイリオ" w:eastAsia="맑은 고딕" w:hAnsi="メイリオ" w:cs="メイリオ" w:hint="eastAsia"/>
                            <w:color w:val="000000"/>
                            <w:sz w:val="18"/>
                            <w:szCs w:val="18"/>
                            <w:lang w:eastAsia="ko-KR"/>
                          </w:rPr>
                          <w:t xml:space="preserve"> </w:t>
                        </w:r>
                        <w:r w:rsidRPr="00777786">
                          <w:rPr>
                            <w:rFonts w:ascii="メイリオ" w:eastAsia="맑은 고딕" w:hAnsi="メイリオ" w:cs="メイリオ" w:hint="eastAsia"/>
                            <w:color w:val="000000"/>
                            <w:sz w:val="18"/>
                            <w:szCs w:val="18"/>
                            <w:lang w:eastAsia="ko-KR"/>
                          </w:rPr>
                          <w:t>인</w:t>
                        </w:r>
                      </w:p>
                    </w:tc>
                    <w:tc>
                      <w:tcPr>
                        <w:tcW w:w="130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8A59A5" w:rsidRPr="00777786" w:rsidRDefault="008A59A5" w:rsidP="005A1526">
                        <w:pPr>
                          <w:adjustRightInd w:val="0"/>
                          <w:snapToGrid w:val="0"/>
                          <w:jc w:val="center"/>
                          <w:rPr>
                            <w:rFonts w:ascii="맑은 고딕" w:eastAsia="맑은 고딕" w:hAnsi="맑은 고딕" w:cs="メイリオ"/>
                            <w:color w:val="000000"/>
                            <w:sz w:val="18"/>
                            <w:szCs w:val="18"/>
                            <w:lang w:eastAsia="zh-TW"/>
                          </w:rPr>
                        </w:pPr>
                        <w:r w:rsidRPr="00777786">
                          <w:rPr>
                            <w:rFonts w:ascii="맑은 고딕" w:eastAsia="맑은 고딕" w:hAnsi="맑은 고딕" w:cs="바탕" w:hint="eastAsia"/>
                            <w:color w:val="000000"/>
                            <w:sz w:val="18"/>
                            <w:szCs w:val="18"/>
                            <w:lang w:eastAsia="ko-KR"/>
                          </w:rPr>
                          <w:t>검 토</w:t>
                        </w:r>
                      </w:p>
                    </w:tc>
                    <w:tc>
                      <w:tcPr>
                        <w:tcW w:w="130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8A59A5" w:rsidRPr="00777786" w:rsidRDefault="008A59A5" w:rsidP="005A1526">
                        <w:pPr>
                          <w:adjustRightInd w:val="0"/>
                          <w:snapToGrid w:val="0"/>
                          <w:jc w:val="center"/>
                          <w:rPr>
                            <w:rFonts w:ascii="맑은 고딕" w:eastAsia="맑은 고딕" w:hAnsi="맑은 고딕" w:cs="メイリオ"/>
                            <w:color w:val="000000"/>
                            <w:sz w:val="18"/>
                            <w:szCs w:val="18"/>
                          </w:rPr>
                        </w:pPr>
                        <w:r w:rsidRPr="00777786">
                          <w:rPr>
                            <w:rFonts w:ascii="맑은 고딕" w:eastAsia="맑은 고딕" w:hAnsi="맑은 고딕" w:cs="바탕" w:hint="eastAsia"/>
                            <w:color w:val="000000"/>
                            <w:sz w:val="18"/>
                            <w:szCs w:val="18"/>
                            <w:lang w:eastAsia="ko-KR"/>
                          </w:rPr>
                          <w:t>작 성</w:t>
                        </w:r>
                      </w:p>
                    </w:tc>
                  </w:tr>
                  <w:tr w:rsidR="008A59A5">
                    <w:trPr>
                      <w:trHeight w:val="1257"/>
                      <w:jc w:val="center"/>
                    </w:trPr>
                    <w:tc>
                      <w:tcPr>
                        <w:tcW w:w="130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A59A5" w:rsidRDefault="008A59A5" w:rsidP="005D733E">
                        <w:pPr>
                          <w:jc w:val="center"/>
                          <w:rPr>
                            <w:color w:val="000000"/>
                          </w:rPr>
                        </w:pPr>
                      </w:p>
                    </w:tc>
                    <w:tc>
                      <w:tcPr>
                        <w:tcW w:w="130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A59A5" w:rsidRDefault="008A59A5" w:rsidP="005D733E">
                        <w:pPr>
                          <w:jc w:val="center"/>
                          <w:rPr>
                            <w:color w:val="000000"/>
                          </w:rPr>
                        </w:pPr>
                      </w:p>
                    </w:tc>
                    <w:tc>
                      <w:tcPr>
                        <w:tcW w:w="130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A59A5" w:rsidRPr="004F3648" w:rsidRDefault="008A59A5" w:rsidP="005D733E">
                        <w:pPr>
                          <w:jc w:val="center"/>
                          <w:rPr>
                            <w:color w:val="000000"/>
                            <w:lang w:eastAsia="ko-KR"/>
                          </w:rPr>
                        </w:pPr>
                        <w:r>
                          <w:rPr>
                            <w:rFonts w:ascii="Batang" w:eastAsia="Batang" w:hAnsi="Batang" w:cs="Batang" w:hint="eastAsia"/>
                            <w:color w:val="000000"/>
                            <w:lang w:eastAsia="ko-KR"/>
                          </w:rPr>
                          <w:t>Ahn</w:t>
                        </w:r>
                      </w:p>
                    </w:tc>
                  </w:tr>
                </w:tbl>
                <w:p w:rsidR="008A59A5" w:rsidRDefault="008A59A5"/>
              </w:txbxContent>
            </v:textbox>
            <w10:wrap anchory="page"/>
          </v:shape>
        </w:pict>
      </w:r>
      <w:bookmarkEnd w:id="3"/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681916" w:rsidRPr="005A1526" w:rsidRDefault="00681916" w:rsidP="005A1526">
      <w:pPr>
        <w:tabs>
          <w:tab w:val="left" w:pos="0"/>
          <w:tab w:val="left" w:pos="386"/>
          <w:tab w:val="left" w:pos="772"/>
          <w:tab w:val="left" w:pos="1158"/>
        </w:tabs>
        <w:kinsoku w:val="0"/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color w:val="000000"/>
          <w:sz w:val="20"/>
          <w:szCs w:val="20"/>
        </w:rPr>
      </w:pPr>
    </w:p>
    <w:p w:rsidR="007E1F9A" w:rsidRPr="005A1526" w:rsidRDefault="00681916" w:rsidP="005A1526">
      <w:pPr>
        <w:pStyle w:val="ab"/>
        <w:adjustRightInd w:val="0"/>
        <w:snapToGrid w:val="0"/>
        <w:spacing w:line="209" w:lineRule="auto"/>
        <w:rPr>
          <w:rFonts w:ascii="メイリオ" w:eastAsia="メイリオ" w:hAnsi="メイリオ" w:cs="メイリオ"/>
          <w:sz w:val="20"/>
        </w:rPr>
      </w:pPr>
      <w:r w:rsidRPr="005A1526">
        <w:rPr>
          <w:rFonts w:ascii="メイリオ" w:eastAsia="メイリオ" w:hAnsi="メイリオ" w:cs="メイリオ"/>
          <w:sz w:val="20"/>
        </w:rPr>
        <w:br w:type="page"/>
      </w:r>
    </w:p>
    <w:tbl>
      <w:tblPr>
        <w:tblpPr w:leftFromText="142" w:rightFromText="142" w:vertAnchor="text" w:horzAnchor="margin" w:tblpX="198" w:tblpY="277"/>
        <w:tblW w:w="95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/>
      </w:tblPr>
      <w:tblGrid>
        <w:gridCol w:w="1233"/>
        <w:gridCol w:w="1134"/>
        <w:gridCol w:w="993"/>
        <w:gridCol w:w="4380"/>
        <w:gridCol w:w="603"/>
        <w:gridCol w:w="603"/>
        <w:gridCol w:w="603"/>
      </w:tblGrid>
      <w:tr w:rsidR="007E1F9A" w:rsidRPr="005A1526" w:rsidTr="005A1526">
        <w:trPr>
          <w:cantSplit/>
          <w:trHeight w:val="567"/>
        </w:trPr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F9A" w:rsidRPr="005A1526" w:rsidRDefault="00F65CC3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</w:rPr>
            </w:pPr>
            <w:r>
              <w:rPr>
                <w:rFonts w:ascii="Gulim" w:eastAsia="Gulim" w:hAnsi="Gulim" w:cs="Gulim" w:hint="eastAsia"/>
                <w:sz w:val="16"/>
                <w:szCs w:val="16"/>
                <w:lang w:eastAsia="ko-KR"/>
              </w:rPr>
              <w:t>일자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F9A" w:rsidRPr="005A1526" w:rsidRDefault="00F65CC3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  <w:lang w:eastAsia="zh-TW"/>
              </w:rPr>
            </w:pPr>
            <w:r>
              <w:rPr>
                <w:rFonts w:ascii="Gulim" w:eastAsia="Gulim" w:hAnsi="Gulim" w:cs="Gulim" w:hint="eastAsia"/>
                <w:sz w:val="16"/>
                <w:szCs w:val="16"/>
                <w:lang w:eastAsia="ko-KR"/>
              </w:rPr>
              <w:t>수정번호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  <w:lang w:eastAsia="zh-TW"/>
              </w:rPr>
            </w:pPr>
            <w:r w:rsidRPr="005A1526">
              <w:rPr>
                <w:rFonts w:ascii="メイリオ" w:eastAsia="メイリオ" w:hAnsi="メイリオ" w:cs="メイリオ" w:hint="eastAsia"/>
                <w:sz w:val="16"/>
                <w:szCs w:val="16"/>
                <w:lang w:eastAsia="zh-TW"/>
              </w:rPr>
              <w:t>V</w:t>
            </w:r>
            <w:r w:rsidRPr="005A1526">
              <w:rPr>
                <w:rFonts w:ascii="メイリオ" w:eastAsia="メイリオ" w:hAnsi="メイリオ" w:cs="メイリオ" w:hint="eastAsia"/>
                <w:sz w:val="16"/>
                <w:szCs w:val="16"/>
              </w:rPr>
              <w:t>ersion</w:t>
            </w:r>
          </w:p>
        </w:tc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F9A" w:rsidRPr="005A1526" w:rsidRDefault="00F65CC3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  <w:lang w:eastAsia="zh-TW"/>
              </w:rPr>
            </w:pPr>
            <w:r>
              <w:rPr>
                <w:rFonts w:ascii="Gulim" w:eastAsia="Gulim" w:hAnsi="Gulim" w:cs="Gulim" w:hint="eastAsia"/>
                <w:sz w:val="16"/>
                <w:szCs w:val="16"/>
                <w:lang w:eastAsia="ko-KR"/>
              </w:rPr>
              <w:t>설명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F9A" w:rsidRPr="005A1526" w:rsidRDefault="00F65CC3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  <w:lang w:eastAsia="zh-TW"/>
              </w:rPr>
            </w:pPr>
            <w:r>
              <w:rPr>
                <w:rFonts w:ascii="Gulim" w:eastAsia="Gulim" w:hAnsi="Gulim" w:cs="Gulim" w:hint="eastAsia"/>
                <w:sz w:val="16"/>
                <w:szCs w:val="16"/>
                <w:lang w:eastAsia="ko-KR"/>
              </w:rPr>
              <w:t>승인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E1F9A" w:rsidRPr="005A1526" w:rsidRDefault="00F65CC3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</w:rPr>
            </w:pPr>
            <w:r>
              <w:rPr>
                <w:rFonts w:ascii="Gulim" w:eastAsia="Gulim" w:hAnsi="Gulim" w:cs="Gulim" w:hint="eastAsia"/>
                <w:sz w:val="16"/>
                <w:szCs w:val="16"/>
                <w:lang w:eastAsia="ko-KR"/>
              </w:rPr>
              <w:t>확인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E1F9A" w:rsidRPr="005A1526" w:rsidRDefault="00F65CC3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</w:rPr>
            </w:pPr>
            <w:r>
              <w:rPr>
                <w:rFonts w:ascii="Gulim" w:eastAsia="Gulim" w:hAnsi="Gulim" w:cs="Gulim" w:hint="eastAsia"/>
                <w:sz w:val="16"/>
                <w:szCs w:val="16"/>
                <w:lang w:eastAsia="ko-KR"/>
              </w:rPr>
              <w:t>작성</w:t>
            </w:r>
          </w:p>
        </w:tc>
      </w:tr>
      <w:tr w:rsidR="007E1F9A" w:rsidRPr="005A1526" w:rsidTr="005A1526">
        <w:trPr>
          <w:cantSplit/>
          <w:trHeight w:val="567"/>
        </w:trPr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F9A" w:rsidRPr="00220088" w:rsidRDefault="007E1F9A" w:rsidP="00F65CC3">
            <w:pPr>
              <w:adjustRightInd w:val="0"/>
              <w:snapToGrid w:val="0"/>
              <w:spacing w:line="209" w:lineRule="auto"/>
              <w:rPr>
                <w:rFonts w:ascii="メイリオ" w:eastAsia="맑은 고딕" w:hAnsi="メイリオ" w:cs="メイリオ"/>
                <w:sz w:val="16"/>
                <w:szCs w:val="16"/>
                <w:lang w:eastAsia="ko-KR"/>
              </w:rPr>
            </w:pPr>
            <w:r w:rsidRPr="005A1526">
              <w:rPr>
                <w:rFonts w:ascii="メイリオ" w:eastAsia="メイリオ" w:hAnsi="メイリオ" w:cs="メイリオ"/>
                <w:sz w:val="16"/>
                <w:szCs w:val="16"/>
              </w:rPr>
              <w:t>20</w:t>
            </w:r>
            <w:r w:rsidR="00220088">
              <w:rPr>
                <w:rFonts w:ascii="メイリオ" w:eastAsia="メイリオ" w:hAnsi="メイリオ" w:cs="メイリオ" w:hint="eastAsia"/>
                <w:sz w:val="16"/>
                <w:szCs w:val="16"/>
              </w:rPr>
              <w:t>22</w:t>
            </w:r>
            <w:r w:rsidRPr="005A1526">
              <w:rPr>
                <w:rFonts w:ascii="メイリオ" w:eastAsia="メイリオ" w:hAnsi="メイリオ" w:cs="メイリオ"/>
                <w:sz w:val="16"/>
                <w:szCs w:val="16"/>
              </w:rPr>
              <w:t>/</w:t>
            </w:r>
            <w:r w:rsidR="00507DE0">
              <w:rPr>
                <w:rFonts w:ascii="メイリオ" w:eastAsia="Malgun Gothic" w:hAnsi="メイリオ" w:cs="メイリオ"/>
                <w:sz w:val="16"/>
                <w:szCs w:val="16"/>
                <w:lang w:eastAsia="ko-KR"/>
              </w:rPr>
              <w:t>06</w:t>
            </w:r>
            <w:r w:rsidRPr="005A1526">
              <w:rPr>
                <w:rFonts w:ascii="メイリオ" w:eastAsia="メイリオ" w:hAnsi="メイリオ" w:cs="メイリオ"/>
                <w:sz w:val="16"/>
                <w:szCs w:val="16"/>
              </w:rPr>
              <w:t>/</w:t>
            </w:r>
            <w:r w:rsidR="00F65CC3">
              <w:rPr>
                <w:rFonts w:ascii="メイリオ" w:eastAsia="Malgun Gothic" w:hAnsi="メイリオ" w:cs="メイリオ" w:hint="eastAsia"/>
                <w:sz w:val="16"/>
                <w:szCs w:val="16"/>
                <w:lang w:eastAsia="ko-KR"/>
              </w:rPr>
              <w:t>2</w:t>
            </w:r>
            <w:r w:rsidR="00220088">
              <w:rPr>
                <w:rFonts w:ascii="メイリオ" w:eastAsia="맑은 고딕" w:hAnsi="メイリオ" w:cs="メイリオ" w:hint="eastAsia"/>
                <w:sz w:val="16"/>
                <w:szCs w:val="16"/>
                <w:lang w:eastAsia="ko-KR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F9A" w:rsidRPr="005A1526" w:rsidRDefault="00056134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</w:rPr>
            </w:pPr>
            <w:r w:rsidRPr="005A1526">
              <w:rPr>
                <w:rFonts w:ascii="メイリオ" w:eastAsia="メイリオ" w:hAnsi="メイリオ" w:cs="メイリオ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F9A" w:rsidRPr="005A1526" w:rsidRDefault="00C8016F" w:rsidP="00C8016F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</w:rPr>
            </w:pPr>
            <w:r>
              <w:rPr>
                <w:rFonts w:ascii="メイリオ" w:eastAsia="メイリオ" w:hAnsi="メイリオ" w:cs="メイリオ" w:hint="eastAsia"/>
                <w:sz w:val="16"/>
                <w:szCs w:val="16"/>
              </w:rPr>
              <w:t>0</w:t>
            </w:r>
            <w:r w:rsidR="007E1F9A" w:rsidRPr="005A1526">
              <w:rPr>
                <w:rFonts w:ascii="メイリオ" w:eastAsia="メイリオ" w:hAnsi="メイリオ" w:cs="メイリオ" w:hint="eastAsia"/>
                <w:sz w:val="16"/>
                <w:szCs w:val="16"/>
              </w:rPr>
              <w:t>.</w:t>
            </w:r>
            <w:r>
              <w:rPr>
                <w:rFonts w:ascii="メイリオ" w:eastAsia="メイリオ" w:hAnsi="メイリオ" w:cs="メイリオ" w:hint="eastAsia"/>
                <w:sz w:val="16"/>
                <w:szCs w:val="16"/>
              </w:rPr>
              <w:t>1</w:t>
            </w:r>
          </w:p>
        </w:tc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F9A" w:rsidRPr="00F65CC3" w:rsidRDefault="00F65CC3" w:rsidP="005A1526">
            <w:pPr>
              <w:adjustRightInd w:val="0"/>
              <w:snapToGrid w:val="0"/>
              <w:spacing w:line="209" w:lineRule="auto"/>
              <w:rPr>
                <w:rFonts w:ascii="メイリオ" w:eastAsia="Malgun Gothic" w:hAnsi="メイリオ" w:cs="メイリオ"/>
                <w:sz w:val="16"/>
                <w:szCs w:val="16"/>
                <w:lang w:eastAsia="ko-KR"/>
              </w:rPr>
            </w:pPr>
            <w:r>
              <w:rPr>
                <w:rFonts w:ascii="メイリオ" w:eastAsia="Malgun Gothic" w:hAnsi="メイリオ" w:cs="メイリオ" w:hint="eastAsia"/>
                <w:sz w:val="16"/>
                <w:szCs w:val="16"/>
                <w:lang w:eastAsia="ko-KR"/>
              </w:rPr>
              <w:t>신규작성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jc w:val="center"/>
              <w:rPr>
                <w:rFonts w:ascii="メイリオ" w:eastAsia="メイリオ" w:hAnsi="メイリオ" w:cs="メイリオ"/>
                <w:sz w:val="16"/>
                <w:szCs w:val="16"/>
              </w:rPr>
            </w:pP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jc w:val="center"/>
              <w:rPr>
                <w:rFonts w:ascii="メイリオ" w:eastAsia="メイリオ" w:hAnsi="メイリオ" w:cs="メイリオ"/>
                <w:sz w:val="16"/>
                <w:szCs w:val="16"/>
              </w:rPr>
            </w:pP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E1F9A" w:rsidRPr="005A1526" w:rsidRDefault="00F65CC3" w:rsidP="005A1526">
            <w:pPr>
              <w:adjustRightInd w:val="0"/>
              <w:snapToGrid w:val="0"/>
              <w:spacing w:line="209" w:lineRule="auto"/>
              <w:jc w:val="center"/>
              <w:rPr>
                <w:rFonts w:ascii="メイリオ" w:eastAsia="メイリオ" w:hAnsi="メイリオ" w:cs="メイリオ"/>
                <w:sz w:val="16"/>
                <w:szCs w:val="16"/>
                <w:lang w:eastAsia="ko-KR"/>
              </w:rPr>
            </w:pPr>
            <w:r>
              <w:rPr>
                <w:rFonts w:ascii="Gulim" w:eastAsia="Gulim" w:hAnsi="Gulim" w:cs="Gulim" w:hint="eastAsia"/>
                <w:sz w:val="16"/>
                <w:szCs w:val="16"/>
                <w:lang w:eastAsia="ko-KR"/>
              </w:rPr>
              <w:t>Ahn</w:t>
            </w:r>
          </w:p>
        </w:tc>
      </w:tr>
      <w:tr w:rsidR="00472D36" w:rsidRPr="005A1526" w:rsidTr="005A1526">
        <w:trPr>
          <w:cantSplit/>
          <w:trHeight w:val="567"/>
        </w:trPr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jc w:val="center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jc w:val="center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jc w:val="center"/>
              <w:rPr>
                <w:rFonts w:ascii="メイリオ" w:eastAsia="メイリオ" w:hAnsi="メイリオ" w:cs="メイリオ"/>
                <w:sz w:val="20"/>
                <w:szCs w:val="20"/>
                <w:lang w:eastAsia="zh-TW"/>
              </w:rPr>
            </w:pPr>
          </w:p>
        </w:tc>
      </w:tr>
      <w:tr w:rsidR="00472D36" w:rsidRPr="005A1526" w:rsidTr="005A1526">
        <w:trPr>
          <w:cantSplit/>
          <w:trHeight w:val="567"/>
        </w:trPr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jc w:val="center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jc w:val="center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72D36" w:rsidRPr="005A1526" w:rsidRDefault="00472D36" w:rsidP="005A1526">
            <w:pPr>
              <w:adjustRightInd w:val="0"/>
              <w:snapToGrid w:val="0"/>
              <w:spacing w:line="209" w:lineRule="auto"/>
              <w:jc w:val="center"/>
              <w:rPr>
                <w:rFonts w:ascii="メイリオ" w:eastAsia="メイリオ" w:hAnsi="メイリオ" w:cs="メイリオ"/>
                <w:sz w:val="20"/>
                <w:szCs w:val="20"/>
                <w:lang w:eastAsia="zh-TW"/>
              </w:rPr>
            </w:pPr>
          </w:p>
        </w:tc>
      </w:tr>
    </w:tbl>
    <w:p w:rsidR="007E1F9A" w:rsidRPr="005A1526" w:rsidRDefault="007E1F9A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sz w:val="20"/>
          <w:szCs w:val="20"/>
          <w:lang w:eastAsia="zh-TW"/>
        </w:rPr>
      </w:pPr>
    </w:p>
    <w:p w:rsidR="007E1F9A" w:rsidRPr="005A1526" w:rsidRDefault="007E1F9A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sz w:val="20"/>
          <w:szCs w:val="20"/>
          <w:lang w:eastAsia="zh-TW"/>
        </w:rPr>
      </w:pPr>
    </w:p>
    <w:p w:rsidR="007E1F9A" w:rsidRDefault="00F65CC3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sz w:val="18"/>
          <w:szCs w:val="18"/>
        </w:rPr>
      </w:pPr>
      <w:r>
        <w:rPr>
          <w:rFonts w:ascii="メイリオ" w:eastAsia="Malgun Gothic" w:hAnsi="メイリオ" w:cs="メイリオ" w:hint="eastAsia"/>
          <w:sz w:val="18"/>
          <w:szCs w:val="18"/>
          <w:lang w:eastAsia="ko-KR"/>
        </w:rPr>
        <w:t>수정이력</w:t>
      </w:r>
      <w:r w:rsidR="007E1F9A" w:rsidRPr="005A1526">
        <w:rPr>
          <w:rFonts w:ascii="メイリオ" w:eastAsia="メイリオ" w:hAnsi="メイリオ" w:cs="メイリオ" w:hint="eastAsia"/>
          <w:sz w:val="18"/>
          <w:szCs w:val="18"/>
          <w:lang w:eastAsia="zh-TW"/>
        </w:rPr>
        <w:t xml:space="preserve">　</w:t>
      </w:r>
    </w:p>
    <w:p w:rsidR="005A1526" w:rsidRPr="005A1526" w:rsidRDefault="005A1526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sz w:val="18"/>
          <w:szCs w:val="18"/>
        </w:rPr>
      </w:pPr>
    </w:p>
    <w:tbl>
      <w:tblPr>
        <w:tblpPr w:leftFromText="142" w:rightFromText="142" w:vertAnchor="text" w:horzAnchor="margin" w:tblpX="241" w:tblpY="257"/>
        <w:tblW w:w="9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567"/>
        <w:gridCol w:w="808"/>
        <w:gridCol w:w="992"/>
        <w:gridCol w:w="1276"/>
        <w:gridCol w:w="5854"/>
      </w:tblGrid>
      <w:tr w:rsidR="007E1F9A" w:rsidRPr="005A1526" w:rsidTr="005A1526">
        <w:trPr>
          <w:trHeight w:val="567"/>
        </w:trPr>
        <w:tc>
          <w:tcPr>
            <w:tcW w:w="567" w:type="dxa"/>
            <w:vAlign w:val="center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</w:rPr>
            </w:pPr>
            <w:r w:rsidRPr="005A1526">
              <w:rPr>
                <w:rFonts w:ascii="メイリオ" w:eastAsia="メイリオ" w:hAnsi="メイリオ" w:cs="メイリオ" w:hint="eastAsia"/>
                <w:sz w:val="16"/>
                <w:szCs w:val="16"/>
              </w:rPr>
              <w:t>No</w:t>
            </w:r>
          </w:p>
        </w:tc>
        <w:tc>
          <w:tcPr>
            <w:tcW w:w="808" w:type="dxa"/>
            <w:vAlign w:val="center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</w:rPr>
            </w:pPr>
            <w:r w:rsidRPr="005A1526">
              <w:rPr>
                <w:rFonts w:ascii="メイリオ" w:eastAsia="メイリオ" w:hAnsi="メイリオ" w:cs="メイリオ" w:hint="eastAsia"/>
                <w:sz w:val="16"/>
                <w:szCs w:val="16"/>
              </w:rPr>
              <w:t>Page</w:t>
            </w:r>
          </w:p>
        </w:tc>
        <w:tc>
          <w:tcPr>
            <w:tcW w:w="992" w:type="dxa"/>
            <w:vAlign w:val="center"/>
          </w:tcPr>
          <w:p w:rsidR="007E1F9A" w:rsidRPr="005A1526" w:rsidRDefault="00F65CC3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</w:rPr>
            </w:pPr>
            <w:r>
              <w:rPr>
                <w:rFonts w:ascii="Gulim" w:eastAsia="Gulim" w:hAnsi="Gulim" w:cs="Gulim" w:hint="eastAsia"/>
                <w:sz w:val="16"/>
                <w:szCs w:val="16"/>
                <w:lang w:eastAsia="ko-KR"/>
              </w:rPr>
              <w:t>항목</w:t>
            </w:r>
          </w:p>
        </w:tc>
        <w:tc>
          <w:tcPr>
            <w:tcW w:w="1276" w:type="dxa"/>
            <w:vAlign w:val="center"/>
          </w:tcPr>
          <w:p w:rsidR="007E1F9A" w:rsidRPr="005A1526" w:rsidRDefault="00F65CC3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</w:rPr>
            </w:pPr>
            <w:r>
              <w:rPr>
                <w:rFonts w:ascii="Gulim" w:eastAsia="Gulim" w:hAnsi="Gulim" w:cs="Gulim" w:hint="eastAsia"/>
                <w:sz w:val="16"/>
                <w:szCs w:val="16"/>
                <w:lang w:eastAsia="ko-KR"/>
              </w:rPr>
              <w:t>수정이유</w:t>
            </w:r>
          </w:p>
        </w:tc>
        <w:tc>
          <w:tcPr>
            <w:tcW w:w="5854" w:type="dxa"/>
            <w:vAlign w:val="center"/>
          </w:tcPr>
          <w:p w:rsidR="007E1F9A" w:rsidRPr="005A1526" w:rsidRDefault="00F65CC3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16"/>
                <w:szCs w:val="16"/>
              </w:rPr>
            </w:pPr>
            <w:r>
              <w:rPr>
                <w:rFonts w:ascii="Gulim" w:eastAsia="Gulim" w:hAnsi="Gulim" w:cs="Gulim" w:hint="eastAsia"/>
                <w:sz w:val="16"/>
                <w:szCs w:val="16"/>
                <w:lang w:eastAsia="ko-KR"/>
              </w:rPr>
              <w:t>수정내용</w:t>
            </w:r>
          </w:p>
        </w:tc>
      </w:tr>
      <w:tr w:rsidR="007E1F9A" w:rsidRPr="005A1526" w:rsidTr="005A1526">
        <w:trPr>
          <w:trHeight w:val="567"/>
        </w:trPr>
        <w:tc>
          <w:tcPr>
            <w:tcW w:w="567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808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2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276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5854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</w:tr>
      <w:tr w:rsidR="007E1F9A" w:rsidRPr="005A1526" w:rsidTr="005A1526">
        <w:trPr>
          <w:trHeight w:val="567"/>
        </w:trPr>
        <w:tc>
          <w:tcPr>
            <w:tcW w:w="567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808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2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276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5854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</w:tr>
      <w:tr w:rsidR="007E1F9A" w:rsidRPr="005A1526" w:rsidTr="005A1526">
        <w:trPr>
          <w:trHeight w:val="567"/>
        </w:trPr>
        <w:tc>
          <w:tcPr>
            <w:tcW w:w="567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808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2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276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5854" w:type="dxa"/>
          </w:tcPr>
          <w:p w:rsidR="007E1F9A" w:rsidRPr="005A1526" w:rsidRDefault="007E1F9A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</w:tr>
      <w:tr w:rsidR="005A1526" w:rsidRPr="005A1526" w:rsidTr="005A1526">
        <w:trPr>
          <w:trHeight w:val="567"/>
        </w:trPr>
        <w:tc>
          <w:tcPr>
            <w:tcW w:w="567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808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2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276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5854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</w:tr>
      <w:tr w:rsidR="005A1526" w:rsidRPr="005A1526" w:rsidTr="005A1526">
        <w:trPr>
          <w:trHeight w:val="567"/>
        </w:trPr>
        <w:tc>
          <w:tcPr>
            <w:tcW w:w="567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808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2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276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5854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</w:tr>
      <w:tr w:rsidR="005A1526" w:rsidRPr="005A1526" w:rsidTr="005A1526">
        <w:trPr>
          <w:trHeight w:val="567"/>
        </w:trPr>
        <w:tc>
          <w:tcPr>
            <w:tcW w:w="567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808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2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276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5854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</w:tr>
      <w:tr w:rsidR="005A1526" w:rsidRPr="005A1526" w:rsidTr="005A1526">
        <w:trPr>
          <w:trHeight w:val="567"/>
        </w:trPr>
        <w:tc>
          <w:tcPr>
            <w:tcW w:w="567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808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2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276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5854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</w:tr>
      <w:tr w:rsidR="005A1526" w:rsidRPr="005A1526" w:rsidTr="005A1526">
        <w:trPr>
          <w:trHeight w:val="567"/>
        </w:trPr>
        <w:tc>
          <w:tcPr>
            <w:tcW w:w="567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808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2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276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5854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</w:tr>
      <w:tr w:rsidR="005A1526" w:rsidRPr="005A1526" w:rsidTr="005A1526">
        <w:trPr>
          <w:trHeight w:val="567"/>
        </w:trPr>
        <w:tc>
          <w:tcPr>
            <w:tcW w:w="567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808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2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276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5854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</w:tr>
      <w:tr w:rsidR="005A1526" w:rsidRPr="005A1526" w:rsidTr="005A1526">
        <w:trPr>
          <w:trHeight w:val="567"/>
        </w:trPr>
        <w:tc>
          <w:tcPr>
            <w:tcW w:w="567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808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2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276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5854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</w:tr>
      <w:tr w:rsidR="005A1526" w:rsidRPr="005A1526" w:rsidTr="005A1526">
        <w:trPr>
          <w:trHeight w:val="567"/>
        </w:trPr>
        <w:tc>
          <w:tcPr>
            <w:tcW w:w="567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808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2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276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5854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</w:tr>
      <w:tr w:rsidR="005A1526" w:rsidRPr="005A1526" w:rsidTr="005A1526">
        <w:trPr>
          <w:trHeight w:val="567"/>
        </w:trPr>
        <w:tc>
          <w:tcPr>
            <w:tcW w:w="567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808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992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1276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  <w:tc>
          <w:tcPr>
            <w:tcW w:w="5854" w:type="dxa"/>
          </w:tcPr>
          <w:p w:rsidR="005A1526" w:rsidRPr="005A1526" w:rsidRDefault="005A1526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</w:p>
        </w:tc>
      </w:tr>
    </w:tbl>
    <w:p w:rsidR="005A1526" w:rsidRDefault="005A1526" w:rsidP="005A1526">
      <w:p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z w:val="20"/>
          <w:szCs w:val="20"/>
        </w:rPr>
      </w:pPr>
    </w:p>
    <w:p w:rsidR="005A1526" w:rsidRDefault="005A1526" w:rsidP="005A1526">
      <w:p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z w:val="20"/>
          <w:szCs w:val="20"/>
        </w:rPr>
      </w:pPr>
    </w:p>
    <w:p w:rsidR="004D1ACE" w:rsidRPr="005E67E9" w:rsidRDefault="007E1F9A" w:rsidP="005A1526">
      <w:p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b/>
          <w:sz w:val="32"/>
          <w:szCs w:val="32"/>
          <w:u w:val="single"/>
        </w:rPr>
      </w:pPr>
      <w:r w:rsidRPr="005A1526">
        <w:rPr>
          <w:rFonts w:ascii="メイリオ" w:eastAsia="メイリオ" w:hAnsi="メイリオ" w:cs="メイリオ"/>
          <w:sz w:val="20"/>
          <w:szCs w:val="20"/>
        </w:rPr>
        <w:br w:type="page"/>
      </w:r>
      <w:r w:rsidR="00F65CC3">
        <w:rPr>
          <w:rFonts w:ascii="Gulim" w:eastAsia="Gulim" w:hAnsi="Gulim" w:cs="Gulim" w:hint="eastAsia"/>
          <w:b/>
          <w:sz w:val="32"/>
          <w:szCs w:val="32"/>
          <w:u w:val="single"/>
          <w:lang w:eastAsia="ko-KR"/>
        </w:rPr>
        <w:lastRenderedPageBreak/>
        <w:t>취급상 주의사항</w:t>
      </w:r>
    </w:p>
    <w:p w:rsidR="004D1ACE" w:rsidRPr="005A1526" w:rsidRDefault="004D1ACE" w:rsidP="005A1526">
      <w:p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z w:val="20"/>
          <w:szCs w:val="20"/>
        </w:rPr>
      </w:pPr>
    </w:p>
    <w:p w:rsidR="004D1ACE" w:rsidRPr="005A1526" w:rsidRDefault="00F65CC3" w:rsidP="005A1526">
      <w:pPr>
        <w:numPr>
          <w:ilvl w:val="0"/>
          <w:numId w:val="12"/>
        </w:num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z w:val="20"/>
          <w:szCs w:val="20"/>
          <w:lang w:eastAsia="ko-KR"/>
        </w:rPr>
      </w:pPr>
      <w:r>
        <w:rPr>
          <w:rFonts w:ascii="Gulim" w:eastAsia="Gulim" w:hAnsi="Gulim" w:cs="Gulim" w:hint="eastAsia"/>
          <w:sz w:val="20"/>
          <w:szCs w:val="20"/>
          <w:lang w:eastAsia="ko-KR"/>
        </w:rPr>
        <w:t xml:space="preserve">본장치를 취급함에 있어, 본서를 반드시 숙독해 주세요. 특히, 주의사항, 경고사항에 대해서 반드시 본서의 지시를 따라주세요. 본서 기재사항과 다른 조작에 의해 발생되는 데이터 유실, 기기의 파손등에 대해서는, </w:t>
      </w:r>
      <w:r w:rsidR="00480416">
        <w:rPr>
          <w:rFonts w:ascii="Gulim" w:eastAsia="Gulim" w:hAnsi="Gulim" w:cs="Gulim" w:hint="eastAsia"/>
          <w:sz w:val="20"/>
          <w:szCs w:val="20"/>
          <w:lang w:eastAsia="ko-KR"/>
        </w:rPr>
        <w:t>폐사는 책임을 지지 않습니다.</w:t>
      </w:r>
    </w:p>
    <w:p w:rsidR="004D1ACE" w:rsidRPr="005A1526" w:rsidRDefault="004D1ACE" w:rsidP="005A1526">
      <w:pPr>
        <w:adjustRightInd w:val="0"/>
        <w:snapToGrid w:val="0"/>
        <w:spacing w:line="209" w:lineRule="auto"/>
        <w:ind w:left="390"/>
        <w:jc w:val="left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p w:rsidR="004D1ACE" w:rsidRPr="005A1526" w:rsidRDefault="00480416" w:rsidP="005A1526">
      <w:pPr>
        <w:numPr>
          <w:ilvl w:val="0"/>
          <w:numId w:val="12"/>
        </w:num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z w:val="20"/>
          <w:szCs w:val="20"/>
          <w:lang w:eastAsia="ko-KR"/>
        </w:rPr>
      </w:pPr>
      <w:r>
        <w:rPr>
          <w:rFonts w:ascii="Gulim" w:eastAsia="Gulim" w:hAnsi="Gulim" w:cs="Gulim" w:hint="eastAsia"/>
          <w:sz w:val="20"/>
          <w:szCs w:val="20"/>
          <w:lang w:eastAsia="ko-KR"/>
        </w:rPr>
        <w:t>본 Soft를 예고 없이 변경하는 경우가 있습니다. 본서 기재사항과 각 Soft가 다소 차이가 있을 수 있습니다.</w:t>
      </w:r>
    </w:p>
    <w:p w:rsidR="004D1ACE" w:rsidRPr="005A1526" w:rsidRDefault="004D1ACE" w:rsidP="00423967">
      <w:pPr>
        <w:pStyle w:val="affe"/>
        <w:adjustRightInd w:val="0"/>
        <w:snapToGrid w:val="0"/>
        <w:spacing w:line="209" w:lineRule="auto"/>
        <w:ind w:left="771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p w:rsidR="004D1ACE" w:rsidRPr="005A1526" w:rsidRDefault="00480416" w:rsidP="005A1526">
      <w:pPr>
        <w:numPr>
          <w:ilvl w:val="0"/>
          <w:numId w:val="12"/>
        </w:num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z w:val="20"/>
          <w:szCs w:val="20"/>
          <w:lang w:eastAsia="ko-KR"/>
        </w:rPr>
      </w:pPr>
      <w:r>
        <w:rPr>
          <w:rFonts w:ascii="Gulim" w:eastAsia="Gulim" w:hAnsi="Gulim" w:cs="Gulim" w:hint="eastAsia"/>
          <w:sz w:val="20"/>
          <w:szCs w:val="20"/>
          <w:lang w:eastAsia="ko-KR"/>
        </w:rPr>
        <w:t>본서의 내용 일부 또는 전부를 무단 전개하는 것을 금하고 있습니다.</w:t>
      </w:r>
    </w:p>
    <w:p w:rsidR="004D1ACE" w:rsidRPr="005A1526" w:rsidRDefault="004D1ACE" w:rsidP="00423967">
      <w:pPr>
        <w:pStyle w:val="affe"/>
        <w:adjustRightInd w:val="0"/>
        <w:snapToGrid w:val="0"/>
        <w:spacing w:line="209" w:lineRule="auto"/>
        <w:ind w:left="771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p w:rsidR="004D1ACE" w:rsidRPr="005A1526" w:rsidRDefault="00480416" w:rsidP="005A1526">
      <w:pPr>
        <w:numPr>
          <w:ilvl w:val="0"/>
          <w:numId w:val="12"/>
        </w:num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z w:val="20"/>
          <w:szCs w:val="20"/>
          <w:lang w:eastAsia="ko-KR"/>
        </w:rPr>
      </w:pPr>
      <w:r>
        <w:rPr>
          <w:rFonts w:ascii="Gulim" w:eastAsia="Gulim" w:hAnsi="Gulim" w:cs="Gulim" w:hint="eastAsia"/>
          <w:sz w:val="20"/>
          <w:szCs w:val="20"/>
          <w:lang w:eastAsia="ko-KR"/>
        </w:rPr>
        <w:t>본 서는 내용에 대해서 만전을 기해 작성하였으나, 만일 의심 스러운 점이나, 오류, 기재 누락 등의 있을 경우, 폐사로 연락 주시기 바랍니다.</w:t>
      </w:r>
    </w:p>
    <w:p w:rsidR="004D1ACE" w:rsidRPr="00480416" w:rsidRDefault="004D1ACE" w:rsidP="005A1526">
      <w:pPr>
        <w:pStyle w:val="affe"/>
        <w:adjustRightInd w:val="0"/>
        <w:snapToGrid w:val="0"/>
        <w:spacing w:line="209" w:lineRule="auto"/>
        <w:ind w:leftChars="0" w:left="0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p w:rsidR="004D1ACE" w:rsidRPr="005A1526" w:rsidRDefault="00480416" w:rsidP="005A1526">
      <w:pPr>
        <w:numPr>
          <w:ilvl w:val="0"/>
          <w:numId w:val="12"/>
        </w:num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z w:val="20"/>
          <w:szCs w:val="20"/>
          <w:lang w:eastAsia="ko-KR"/>
        </w:rPr>
      </w:pPr>
      <w:r>
        <w:rPr>
          <w:rFonts w:ascii="Gulim" w:eastAsia="Gulim" w:hAnsi="Gulim" w:cs="Gulim" w:hint="eastAsia"/>
          <w:sz w:val="20"/>
          <w:szCs w:val="20"/>
          <w:lang w:eastAsia="ko-KR"/>
        </w:rPr>
        <w:t>본 장치의 PC에 있어서 본장치의 Application이외의 Soft를 기동하지 말아 주세요. 만일 기동한 경우의 동작에 대해서는 보증하지 않습니다.</w:t>
      </w:r>
    </w:p>
    <w:p w:rsidR="004D1ACE" w:rsidRPr="005A1526" w:rsidRDefault="004D1ACE" w:rsidP="005A1526">
      <w:p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p w:rsidR="004D1ACE" w:rsidRPr="005A1526" w:rsidRDefault="004D1ACE" w:rsidP="005A1526">
      <w:p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p w:rsidR="004D1ACE" w:rsidRPr="005A1526" w:rsidRDefault="004D1ACE" w:rsidP="005A1526">
      <w:p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p w:rsidR="004D1ACE" w:rsidRPr="005A1526" w:rsidRDefault="004D1ACE" w:rsidP="005A1526">
      <w:p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p w:rsidR="00681916" w:rsidRPr="005A1526" w:rsidRDefault="004D1ACE" w:rsidP="005A1526">
      <w:pPr>
        <w:adjustRightInd w:val="0"/>
        <w:snapToGrid w:val="0"/>
        <w:spacing w:line="209" w:lineRule="auto"/>
        <w:jc w:val="left"/>
        <w:rPr>
          <w:rFonts w:ascii="メイリオ" w:eastAsia="メイリオ" w:hAnsi="メイリオ" w:cs="メイリオ"/>
          <w:sz w:val="20"/>
          <w:szCs w:val="20"/>
          <w:lang w:eastAsia="ko-KR"/>
        </w:rPr>
      </w:pPr>
      <w:r w:rsidRPr="005A1526">
        <w:rPr>
          <w:rFonts w:ascii="メイリオ" w:eastAsia="メイリオ" w:hAnsi="メイリオ" w:cs="メイリオ"/>
          <w:sz w:val="20"/>
          <w:szCs w:val="20"/>
          <w:lang w:eastAsia="ko-KR"/>
        </w:rPr>
        <w:br w:type="page"/>
      </w:r>
    </w:p>
    <w:tbl>
      <w:tblPr>
        <w:tblW w:w="0" w:type="auto"/>
        <w:tblInd w:w="183" w:type="dxa"/>
        <w:tblBorders>
          <w:bottom w:val="thinThickThinMediumGap" w:sz="24" w:space="0" w:color="auto"/>
          <w:insideH w:val="thinThickThinMediumGap" w:sz="24" w:space="0" w:color="auto"/>
          <w:insideV w:val="thinThickThinMediumGap" w:sz="2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9566"/>
      </w:tblGrid>
      <w:tr w:rsidR="00681916" w:rsidRPr="005A1526">
        <w:trPr>
          <w:trHeight w:val="556"/>
        </w:trPr>
        <w:tc>
          <w:tcPr>
            <w:tcW w:w="9566" w:type="dxa"/>
          </w:tcPr>
          <w:p w:rsidR="00681916" w:rsidRPr="005A1526" w:rsidRDefault="00220088" w:rsidP="006031A0">
            <w:pPr>
              <w:tabs>
                <w:tab w:val="left" w:pos="0"/>
                <w:tab w:val="left" w:pos="386"/>
                <w:tab w:val="left" w:pos="772"/>
                <w:tab w:val="left" w:pos="1158"/>
              </w:tabs>
              <w:adjustRightInd w:val="0"/>
              <w:snapToGrid w:val="0"/>
              <w:spacing w:line="209" w:lineRule="auto"/>
              <w:jc w:val="right"/>
              <w:rPr>
                <w:rFonts w:ascii="メイリオ" w:eastAsia="メイリオ" w:hAnsi="メイリオ" w:cs="メイリオ"/>
                <w:b/>
                <w:bCs/>
                <w:sz w:val="20"/>
                <w:szCs w:val="20"/>
              </w:rPr>
            </w:pPr>
            <w:r w:rsidRPr="006031A0">
              <w:rPr>
                <w:rFonts w:ascii="맑은 고딕" w:eastAsia="맑은 고딕" w:hAnsi="맑은 고딕" w:cs="바탕" w:hint="eastAsia"/>
                <w:b/>
                <w:bCs/>
                <w:sz w:val="40"/>
                <w:szCs w:val="40"/>
                <w:lang w:eastAsia="ko-KR"/>
              </w:rPr>
              <w:t>목</w:t>
            </w:r>
            <w:r w:rsidR="006031A0" w:rsidRPr="006031A0">
              <w:rPr>
                <w:rFonts w:ascii="맑은 고딕" w:eastAsia="맑은 고딕" w:hAnsi="맑은 고딕" w:cs="바탕" w:hint="eastAsia"/>
                <w:b/>
                <w:bCs/>
                <w:sz w:val="40"/>
                <w:szCs w:val="40"/>
                <w:lang w:eastAsia="ko-KR"/>
              </w:rPr>
              <w:t xml:space="preserve"> </w:t>
            </w:r>
            <w:r w:rsidRPr="006031A0">
              <w:rPr>
                <w:rFonts w:ascii="맑은 고딕" w:eastAsia="맑은 고딕" w:hAnsi="맑은 고딕" w:cs="바탕" w:hint="eastAsia"/>
                <w:b/>
                <w:bCs/>
                <w:sz w:val="40"/>
                <w:szCs w:val="40"/>
                <w:lang w:eastAsia="ko-KR"/>
              </w:rPr>
              <w:t>차</w:t>
            </w:r>
            <w:r>
              <w:rPr>
                <w:rFonts w:ascii="바탕" w:eastAsia="바탕" w:hAnsi="바탕" w:cs="바탕" w:hint="eastAsia"/>
                <w:b/>
                <w:bCs/>
                <w:sz w:val="20"/>
                <w:szCs w:val="20"/>
                <w:lang w:eastAsia="ko-KR"/>
              </w:rPr>
              <w:t xml:space="preserve">    </w:t>
            </w:r>
            <w:r w:rsidR="006031A0">
              <w:rPr>
                <w:rFonts w:ascii="바탕" w:eastAsia="바탕" w:hAnsi="바탕" w:cs="바탕" w:hint="eastAsia"/>
                <w:b/>
                <w:bCs/>
                <w:sz w:val="20"/>
                <w:szCs w:val="20"/>
                <w:lang w:eastAsia="ko-KR"/>
              </w:rPr>
              <w:t xml:space="preserve">                          </w:t>
            </w:r>
            <w:r>
              <w:rPr>
                <w:rFonts w:ascii="바탕" w:eastAsia="바탕" w:hAnsi="바탕" w:cs="바탕" w:hint="eastAsia"/>
                <w:b/>
                <w:bCs/>
                <w:sz w:val="20"/>
                <w:szCs w:val="20"/>
                <w:lang w:eastAsia="ko-KR"/>
              </w:rPr>
              <w:t xml:space="preserve">                </w:t>
            </w:r>
            <w:r w:rsidR="00681916" w:rsidRPr="005A1526">
              <w:rPr>
                <w:rFonts w:ascii="メイリオ" w:eastAsia="メイリオ" w:hAnsi="メイリオ" w:cs="メイリオ" w:hint="eastAsia"/>
                <w:b/>
                <w:bCs/>
                <w:sz w:val="20"/>
                <w:szCs w:val="20"/>
              </w:rPr>
              <w:t>Page</w:t>
            </w:r>
          </w:p>
        </w:tc>
      </w:tr>
    </w:tbl>
    <w:p w:rsidR="00AC028F" w:rsidRDefault="002666A4">
      <w:pPr>
        <w:pStyle w:val="10"/>
        <w:rPr>
          <w:rFonts w:ascii="Century" w:eastAsia="맑은 고딕" w:hAnsi="Century"/>
          <w:b w:val="0"/>
          <w:bCs w:val="0"/>
          <w:snapToGrid/>
          <w:spacing w:val="0"/>
          <w:kern w:val="2"/>
          <w:sz w:val="20"/>
          <w:szCs w:val="22"/>
          <w:lang w:eastAsia="ko-KR"/>
        </w:rPr>
      </w:pPr>
      <w:r w:rsidRPr="002666A4">
        <w:rPr>
          <w:rFonts w:ascii="メイリオ" w:eastAsia="メイリオ" w:hAnsi="メイリオ" w:cs="メイリオ"/>
          <w:sz w:val="20"/>
          <w:szCs w:val="20"/>
        </w:rPr>
        <w:fldChar w:fldCharType="begin"/>
      </w:r>
      <w:r w:rsidR="00681916" w:rsidRPr="00D933CD">
        <w:rPr>
          <w:rFonts w:ascii="メイリオ" w:eastAsia="メイリオ" w:hAnsi="メイリオ" w:cs="メイリオ"/>
          <w:sz w:val="20"/>
          <w:szCs w:val="20"/>
        </w:rPr>
        <w:instrText xml:space="preserve"> TOC \o "1-3" \h \z </w:instrText>
      </w:r>
      <w:r w:rsidRPr="002666A4">
        <w:rPr>
          <w:rFonts w:ascii="メイリオ" w:eastAsia="メイリオ" w:hAnsi="メイリオ" w:cs="メイリオ"/>
          <w:sz w:val="20"/>
          <w:szCs w:val="20"/>
        </w:rPr>
        <w:fldChar w:fldCharType="separate"/>
      </w:r>
      <w:hyperlink w:anchor="_Toc107853688" w:history="1">
        <w:r w:rsidR="00AC028F" w:rsidRPr="00B129A1">
          <w:rPr>
            <w:rStyle w:val="ac"/>
            <w:rFonts w:cs="メイリオ"/>
          </w:rPr>
          <w:t>1.</w:t>
        </w:r>
        <w:r w:rsidR="00AC028F">
          <w:rPr>
            <w:rFonts w:ascii="Century" w:eastAsia="맑은 고딕" w:hAnsi="Century"/>
            <w:b w:val="0"/>
            <w:bCs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  <w:rFonts w:ascii="굴림" w:eastAsia="굴림" w:hAnsi="굴림" w:cs="굴림" w:hint="eastAsia"/>
          </w:rPr>
          <w:t>소프트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굴림" w:eastAsia="굴림" w:hAnsi="굴림" w:cs="굴림" w:hint="eastAsia"/>
          </w:rPr>
          <w:t>개요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_Toc107853688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C028F" w:rsidRDefault="002666A4" w:rsidP="00AC028F">
      <w:pPr>
        <w:pStyle w:val="22"/>
        <w:rPr>
          <w:rFonts w:ascii="Century" w:eastAsia="맑은 고딕" w:hAnsi="Century"/>
          <w:b w:val="0"/>
          <w:snapToGrid/>
          <w:spacing w:val="0"/>
          <w:kern w:val="2"/>
          <w:sz w:val="20"/>
          <w:szCs w:val="22"/>
          <w:lang w:eastAsia="ko-KR"/>
        </w:rPr>
      </w:pPr>
      <w:hyperlink w:anchor="_Toc107853689" w:history="1">
        <w:r w:rsidR="00AC028F" w:rsidRPr="00B129A1">
          <w:rPr>
            <w:rStyle w:val="ac"/>
            <w:rFonts w:ascii="Times New Roman" w:eastAsia="MS Mincho" w:hAnsi="Times New Roman"/>
          </w:rPr>
          <w:t>1.1.</w:t>
        </w:r>
        <w:r w:rsidR="00AC028F">
          <w:rPr>
            <w:rFonts w:ascii="Century" w:eastAsia="맑은 고딕" w:hAnsi="Century"/>
            <w:b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  <w:rFonts w:ascii="바탕" w:eastAsia="바탕" w:hAnsi="바탕" w:cs="바탕"/>
          </w:rPr>
          <w:t>소프트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개요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_Toc107853689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10"/>
        <w:rPr>
          <w:rFonts w:ascii="Century" w:eastAsia="맑은 고딕" w:hAnsi="Century"/>
          <w:b w:val="0"/>
          <w:bCs w:val="0"/>
          <w:snapToGrid/>
          <w:spacing w:val="0"/>
          <w:kern w:val="2"/>
          <w:sz w:val="20"/>
          <w:szCs w:val="22"/>
          <w:lang w:eastAsia="ko-KR"/>
        </w:rPr>
      </w:pPr>
      <w:hyperlink w:anchor="_Toc107853690" w:history="1">
        <w:r w:rsidR="00AC028F" w:rsidRPr="00B129A1">
          <w:rPr>
            <w:rStyle w:val="ac"/>
            <w:rFonts w:cs="メイリオ"/>
          </w:rPr>
          <w:t>2.</w:t>
        </w:r>
        <w:r w:rsidR="00AC028F">
          <w:rPr>
            <w:rFonts w:ascii="Century" w:eastAsia="맑은 고딕" w:hAnsi="Century"/>
            <w:b w:val="0"/>
            <w:bCs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  <w:rFonts w:ascii="굴림" w:eastAsia="굴림" w:hAnsi="굴림" w:cs="굴림" w:hint="eastAsia"/>
          </w:rPr>
          <w:t>어플리케이션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굴림" w:eastAsia="굴림" w:hAnsi="굴림" w:cs="굴림" w:hint="eastAsia"/>
          </w:rPr>
          <w:t>기동</w:t>
        </w:r>
        <w:r w:rsidR="00AC028F" w:rsidRPr="00B129A1">
          <w:rPr>
            <w:rStyle w:val="ac"/>
          </w:rPr>
          <w:t>/</w:t>
        </w:r>
        <w:r w:rsidR="00AC028F" w:rsidRPr="00B129A1">
          <w:rPr>
            <w:rStyle w:val="ac"/>
            <w:rFonts w:ascii="굴림" w:eastAsia="굴림" w:hAnsi="굴림" w:cs="굴림" w:hint="eastAsia"/>
          </w:rPr>
          <w:t>종료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_Toc107853690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C028F" w:rsidRDefault="002666A4" w:rsidP="00AC028F">
      <w:pPr>
        <w:pStyle w:val="22"/>
        <w:rPr>
          <w:rFonts w:ascii="Century" w:eastAsia="맑은 고딕" w:hAnsi="Century"/>
          <w:b w:val="0"/>
          <w:snapToGrid/>
          <w:spacing w:val="0"/>
          <w:kern w:val="2"/>
          <w:sz w:val="20"/>
          <w:szCs w:val="22"/>
          <w:lang w:eastAsia="ko-KR"/>
        </w:rPr>
      </w:pPr>
      <w:hyperlink w:anchor="_Toc107853691" w:history="1">
        <w:r w:rsidR="00AC028F" w:rsidRPr="00B129A1">
          <w:rPr>
            <w:rStyle w:val="ac"/>
            <w:rFonts w:ascii="Times New Roman" w:eastAsia="MS Mincho" w:hAnsi="Times New Roman"/>
          </w:rPr>
          <w:t>2.1.</w:t>
        </w:r>
        <w:r w:rsidR="00AC028F">
          <w:rPr>
            <w:rFonts w:ascii="Century" w:eastAsia="맑은 고딕" w:hAnsi="Century"/>
            <w:b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  <w:rFonts w:ascii="바탕" w:eastAsia="바탕" w:hAnsi="바탕" w:cs="바탕"/>
          </w:rPr>
          <w:t>소프트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개요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10"/>
        <w:rPr>
          <w:rFonts w:ascii="Century" w:eastAsia="맑은 고딕" w:hAnsi="Century"/>
          <w:b w:val="0"/>
          <w:bCs w:val="0"/>
          <w:snapToGrid/>
          <w:spacing w:val="0"/>
          <w:kern w:val="2"/>
          <w:sz w:val="20"/>
          <w:szCs w:val="22"/>
          <w:lang w:eastAsia="ko-KR"/>
        </w:rPr>
      </w:pPr>
      <w:hyperlink w:anchor="_Toc107853692" w:history="1">
        <w:r w:rsidR="00AC028F" w:rsidRPr="00B129A1">
          <w:rPr>
            <w:rStyle w:val="ac"/>
          </w:rPr>
          <w:t>3.</w:t>
        </w:r>
        <w:r w:rsidR="00AC028F">
          <w:rPr>
            <w:rFonts w:ascii="Century" w:eastAsia="맑은 고딕" w:hAnsi="Century"/>
            <w:b w:val="0"/>
            <w:bCs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  <w:rFonts w:ascii="굴림" w:eastAsia="굴림" w:hAnsi="굴림" w:cs="굴림" w:hint="eastAsia"/>
          </w:rPr>
          <w:t>검사진행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굴림" w:eastAsia="굴림" w:hAnsi="굴림" w:cs="굴림" w:hint="eastAsia"/>
          </w:rPr>
          <w:t>및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굴림" w:eastAsia="굴림" w:hAnsi="굴림" w:cs="굴림" w:hint="eastAsia"/>
          </w:rPr>
          <w:t>조작방법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AC028F" w:rsidRDefault="002666A4" w:rsidP="00AC028F">
      <w:pPr>
        <w:pStyle w:val="22"/>
        <w:rPr>
          <w:rFonts w:ascii="Century" w:eastAsia="맑은 고딕" w:hAnsi="Century"/>
          <w:b w:val="0"/>
          <w:snapToGrid/>
          <w:spacing w:val="0"/>
          <w:kern w:val="2"/>
          <w:sz w:val="20"/>
          <w:szCs w:val="22"/>
          <w:lang w:eastAsia="ko-KR"/>
        </w:rPr>
      </w:pPr>
      <w:hyperlink w:anchor="_Toc107853693" w:history="1">
        <w:r w:rsidR="00AC028F" w:rsidRPr="00B129A1">
          <w:rPr>
            <w:rStyle w:val="ac"/>
            <w:rFonts w:ascii="Times New Roman" w:eastAsia="MS Mincho" w:hAnsi="Times New Roman"/>
          </w:rPr>
          <w:t>3.1.</w:t>
        </w:r>
        <w:r w:rsidR="00AC028F">
          <w:rPr>
            <w:rFonts w:ascii="Century" w:eastAsia="맑은 고딕" w:hAnsi="Century"/>
            <w:b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  <w:rFonts w:ascii="바탕" w:eastAsia="바탕" w:hAnsi="바탕" w:cs="바탕"/>
          </w:rPr>
          <w:t>검사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진행시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조작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방법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10"/>
        <w:rPr>
          <w:rFonts w:ascii="Century" w:eastAsia="맑은 고딕" w:hAnsi="Century"/>
          <w:b w:val="0"/>
          <w:bCs w:val="0"/>
          <w:snapToGrid/>
          <w:spacing w:val="0"/>
          <w:kern w:val="2"/>
          <w:sz w:val="20"/>
          <w:szCs w:val="22"/>
          <w:lang w:eastAsia="ko-KR"/>
        </w:rPr>
      </w:pPr>
      <w:hyperlink w:anchor="_Toc107853694" w:history="1">
        <w:r w:rsidR="00AC028F" w:rsidRPr="00B129A1">
          <w:rPr>
            <w:rStyle w:val="ac"/>
            <w:rFonts w:cs="メイリオ"/>
          </w:rPr>
          <w:t>4.</w:t>
        </w:r>
        <w:r w:rsidR="00AC028F">
          <w:rPr>
            <w:rFonts w:ascii="Century" w:eastAsia="맑은 고딕" w:hAnsi="Century"/>
            <w:b w:val="0"/>
            <w:bCs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  <w:rFonts w:ascii="굴림" w:eastAsia="굴림" w:hAnsi="굴림" w:cs="굴림" w:hint="eastAsia"/>
          </w:rPr>
          <w:t>화면구성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_Toc107853694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AC028F" w:rsidRDefault="002666A4" w:rsidP="00AC028F">
      <w:pPr>
        <w:pStyle w:val="22"/>
        <w:rPr>
          <w:rFonts w:ascii="Century" w:eastAsia="맑은 고딕" w:hAnsi="Century"/>
          <w:b w:val="0"/>
          <w:snapToGrid/>
          <w:spacing w:val="0"/>
          <w:kern w:val="2"/>
          <w:sz w:val="20"/>
          <w:szCs w:val="22"/>
          <w:lang w:eastAsia="ko-KR"/>
        </w:rPr>
      </w:pPr>
      <w:hyperlink w:anchor="_Toc107853695" w:history="1">
        <w:r w:rsidR="00AC028F" w:rsidRPr="00B129A1">
          <w:rPr>
            <w:rStyle w:val="ac"/>
            <w:rFonts w:ascii="Times New Roman" w:eastAsia="MS Mincho" w:hAnsi="Times New Roman"/>
          </w:rPr>
          <w:t>4.1.</w:t>
        </w:r>
        <w:r w:rsidR="00AC028F">
          <w:rPr>
            <w:rFonts w:ascii="Century" w:eastAsia="맑은 고딕" w:hAnsi="Century"/>
            <w:b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  <w:rFonts w:ascii="바탕" w:eastAsia="바탕" w:hAnsi="바탕" w:cs="바탕"/>
          </w:rPr>
          <w:t>소프트화면구성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_Toc107853695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AC028F" w:rsidRDefault="002666A4" w:rsidP="00AC028F">
      <w:pPr>
        <w:pStyle w:val="22"/>
        <w:rPr>
          <w:rFonts w:ascii="Century" w:eastAsia="맑은 고딕" w:hAnsi="Century"/>
          <w:b w:val="0"/>
          <w:snapToGrid/>
          <w:spacing w:val="0"/>
          <w:kern w:val="2"/>
          <w:sz w:val="20"/>
          <w:szCs w:val="22"/>
          <w:lang w:eastAsia="ko-KR"/>
        </w:rPr>
      </w:pPr>
      <w:hyperlink w:anchor="_Toc107853696" w:history="1">
        <w:r w:rsidR="00AC028F" w:rsidRPr="00B129A1">
          <w:rPr>
            <w:rStyle w:val="ac"/>
            <w:rFonts w:ascii="Times New Roman" w:eastAsia="MS Mincho" w:hAnsi="Times New Roman"/>
          </w:rPr>
          <w:t>4.2.</w:t>
        </w:r>
        <w:r w:rsidR="00AC028F">
          <w:rPr>
            <w:rFonts w:ascii="Century" w:eastAsia="맑은 고딕" w:hAnsi="Century"/>
            <w:b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</w:rPr>
          <w:t xml:space="preserve">Top </w:t>
        </w:r>
        <w:r w:rsidR="00AC028F" w:rsidRPr="00B129A1">
          <w:rPr>
            <w:rStyle w:val="ac"/>
            <w:rFonts w:ascii="바탕" w:eastAsia="바탕" w:hAnsi="바탕" w:cs="바탕"/>
          </w:rPr>
          <w:t>버튼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윈도우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_Toc107853696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AC028F" w:rsidRDefault="002666A4" w:rsidP="00AC028F">
      <w:pPr>
        <w:pStyle w:val="22"/>
        <w:rPr>
          <w:rFonts w:ascii="Century" w:eastAsia="맑은 고딕" w:hAnsi="Century"/>
          <w:b w:val="0"/>
          <w:snapToGrid/>
          <w:spacing w:val="0"/>
          <w:kern w:val="2"/>
          <w:sz w:val="20"/>
          <w:szCs w:val="22"/>
          <w:lang w:eastAsia="ko-KR"/>
        </w:rPr>
      </w:pPr>
      <w:hyperlink w:anchor="_Toc107853697" w:history="1">
        <w:r w:rsidR="00AC028F" w:rsidRPr="00B129A1">
          <w:rPr>
            <w:rStyle w:val="ac"/>
            <w:rFonts w:ascii="Times New Roman" w:eastAsia="MS Mincho" w:hAnsi="Times New Roman"/>
          </w:rPr>
          <w:t>4.3.</w:t>
        </w:r>
        <w:r w:rsidR="00AC028F">
          <w:rPr>
            <w:rFonts w:ascii="Century" w:eastAsia="맑은 고딕" w:hAnsi="Century"/>
            <w:b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  <w:rFonts w:ascii="굴림" w:eastAsia="굴림" w:hAnsi="굴림" w:cs="굴림" w:hint="eastAsia"/>
          </w:rPr>
          <w:t>검사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굴림" w:eastAsia="굴림" w:hAnsi="굴림" w:cs="굴림" w:hint="eastAsia"/>
          </w:rPr>
          <w:t>화면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_Toc107853697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698" w:history="1">
        <w:r w:rsidR="00AC028F" w:rsidRPr="00B129A1">
          <w:rPr>
            <w:rStyle w:val="ac"/>
            <w:rFonts w:ascii="바탕" w:eastAsia="바탕" w:hAnsi="바탕" w:cs="바탕"/>
          </w:rPr>
          <w:t>검사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정보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윈도우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_Toc107853698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699" w:history="1">
        <w:r w:rsidR="00AC028F" w:rsidRPr="00B129A1">
          <w:rPr>
            <w:rStyle w:val="ac"/>
            <w:rFonts w:ascii="바탕" w:eastAsia="바탕" w:hAnsi="바탕" w:cs="바탕"/>
          </w:rPr>
          <w:t>크롭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이미지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윈도우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_Toc107853699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700" w:history="1">
        <w:r w:rsidR="00AC028F" w:rsidRPr="00B129A1">
          <w:rPr>
            <w:rStyle w:val="ac"/>
            <w:rFonts w:ascii="바탕" w:eastAsia="바탕" w:hAnsi="바탕" w:cs="바탕"/>
          </w:rPr>
          <w:t>이미지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윈도우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701" w:history="1">
        <w:r w:rsidR="00AC028F" w:rsidRPr="00B129A1">
          <w:rPr>
            <w:rStyle w:val="ac"/>
            <w:rFonts w:ascii="바탕" w:eastAsia="바탕" w:hAnsi="바탕"/>
          </w:rPr>
          <w:t>LOT 이력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창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702" w:history="1">
        <w:r w:rsidR="00AC028F" w:rsidRPr="00B129A1">
          <w:rPr>
            <w:rStyle w:val="ac"/>
            <w:rFonts w:ascii="바탕" w:eastAsia="바탕" w:hAnsi="바탕" w:cs="바탕"/>
          </w:rPr>
          <w:t>결과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윈도우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AC028F" w:rsidRDefault="002666A4" w:rsidP="00AC028F">
      <w:pPr>
        <w:pStyle w:val="22"/>
        <w:rPr>
          <w:rFonts w:ascii="Century" w:eastAsia="맑은 고딕" w:hAnsi="Century"/>
          <w:b w:val="0"/>
          <w:snapToGrid/>
          <w:spacing w:val="0"/>
          <w:kern w:val="2"/>
          <w:sz w:val="20"/>
          <w:szCs w:val="22"/>
          <w:lang w:eastAsia="ko-KR"/>
        </w:rPr>
      </w:pPr>
      <w:hyperlink w:anchor="_Toc107853703" w:history="1">
        <w:r w:rsidR="00AC028F" w:rsidRPr="00B129A1">
          <w:rPr>
            <w:rStyle w:val="ac"/>
            <w:rFonts w:ascii="Times New Roman" w:eastAsia="MS Mincho" w:hAnsi="Times New Roman"/>
          </w:rPr>
          <w:t>4.4.</w:t>
        </w:r>
        <w:r w:rsidR="00AC028F">
          <w:rPr>
            <w:rFonts w:ascii="Century" w:eastAsia="맑은 고딕" w:hAnsi="Century"/>
            <w:b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</w:rPr>
          <w:t xml:space="preserve">History </w:t>
        </w:r>
        <w:r w:rsidR="00AC028F" w:rsidRPr="00B129A1">
          <w:rPr>
            <w:rStyle w:val="ac"/>
            <w:rFonts w:ascii="굴림" w:eastAsia="굴림" w:hAnsi="굴림" w:cs="굴림" w:hint="eastAsia"/>
          </w:rPr>
          <w:t>모드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704" w:history="1">
        <w:r w:rsidR="00AC028F" w:rsidRPr="00B129A1">
          <w:rPr>
            <w:rStyle w:val="ac"/>
            <w:rFonts w:ascii="바탕" w:eastAsia="바탕" w:hAnsi="바탕" w:cs="바탕"/>
          </w:rPr>
          <w:t>시간으로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조회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705" w:history="1">
        <w:r w:rsidR="00AC028F" w:rsidRPr="00B129A1">
          <w:rPr>
            <w:rStyle w:val="ac"/>
          </w:rPr>
          <w:t>LOT ID</w:t>
        </w:r>
        <w:r w:rsidR="00AC028F" w:rsidRPr="00B129A1">
          <w:rPr>
            <w:rStyle w:val="ac"/>
            <w:rFonts w:ascii="바탕" w:eastAsia="바탕" w:hAnsi="바탕" w:cs="바탕"/>
          </w:rPr>
          <w:t>로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조회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706" w:history="1">
        <w:r w:rsidR="00AC028F" w:rsidRPr="00B129A1">
          <w:rPr>
            <w:rStyle w:val="ac"/>
            <w:rFonts w:ascii="바탕" w:eastAsia="바탕" w:hAnsi="바탕" w:cs="바탕"/>
          </w:rPr>
          <w:t>검색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707" w:history="1">
        <w:r w:rsidR="00AC028F" w:rsidRPr="00B129A1">
          <w:rPr>
            <w:rStyle w:val="ac"/>
            <w:rFonts w:ascii="바탕" w:eastAsia="바탕" w:hAnsi="바탕" w:cs="바탕"/>
          </w:rPr>
          <w:t>검색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결과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윈도우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708" w:history="1">
        <w:r w:rsidR="00AC028F" w:rsidRPr="00B129A1">
          <w:rPr>
            <w:rStyle w:val="ac"/>
            <w:rFonts w:ascii="바탕" w:eastAsia="바탕" w:hAnsi="바탕" w:cs="바탕"/>
          </w:rPr>
          <w:t>시뮬레이션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10"/>
        <w:rPr>
          <w:rFonts w:ascii="Century" w:eastAsia="맑은 고딕" w:hAnsi="Century"/>
          <w:b w:val="0"/>
          <w:bCs w:val="0"/>
          <w:snapToGrid/>
          <w:spacing w:val="0"/>
          <w:kern w:val="2"/>
          <w:sz w:val="20"/>
          <w:szCs w:val="22"/>
          <w:lang w:eastAsia="ko-KR"/>
        </w:rPr>
      </w:pPr>
      <w:hyperlink w:anchor="_Toc107853709" w:history="1">
        <w:r w:rsidR="00AC028F" w:rsidRPr="00B129A1">
          <w:rPr>
            <w:rStyle w:val="ac"/>
            <w:rFonts w:cs="Batang"/>
          </w:rPr>
          <w:t>5.</w:t>
        </w:r>
        <w:r w:rsidR="00AC028F">
          <w:rPr>
            <w:rFonts w:ascii="Century" w:eastAsia="맑은 고딕" w:hAnsi="Century"/>
            <w:b w:val="0"/>
            <w:bCs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  <w:rFonts w:ascii="바탕" w:eastAsia="바탕" w:hAnsi="바탕" w:cs="바탕" w:hint="eastAsia"/>
          </w:rPr>
          <w:t>레시피설정</w:t>
        </w:r>
        <w:r w:rsidR="00AC028F" w:rsidRPr="00B129A1">
          <w:rPr>
            <w:rStyle w:val="ac"/>
            <w:rFonts w:ascii="Batang" w:eastAsia="Batang" w:hAnsi="Batang" w:cs="Batang"/>
          </w:rPr>
          <w:t xml:space="preserve"> </w:t>
        </w:r>
        <w:r w:rsidR="00AC028F" w:rsidRPr="00B129A1">
          <w:rPr>
            <w:rStyle w:val="ac"/>
            <w:rFonts w:ascii="바탕" w:eastAsia="바탕" w:hAnsi="바탕" w:cs="바탕" w:hint="eastAsia"/>
          </w:rPr>
          <w:t>설정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AC028F" w:rsidRDefault="002666A4" w:rsidP="00AC028F">
      <w:pPr>
        <w:pStyle w:val="22"/>
        <w:rPr>
          <w:rFonts w:ascii="Century" w:eastAsia="맑은 고딕" w:hAnsi="Century"/>
          <w:b w:val="0"/>
          <w:snapToGrid/>
          <w:spacing w:val="0"/>
          <w:kern w:val="2"/>
          <w:sz w:val="20"/>
          <w:szCs w:val="22"/>
          <w:lang w:eastAsia="ko-KR"/>
        </w:rPr>
      </w:pPr>
      <w:hyperlink w:anchor="_Toc107853710" w:history="1">
        <w:r w:rsidR="00AC028F" w:rsidRPr="00B129A1">
          <w:rPr>
            <w:rStyle w:val="ac"/>
            <w:rFonts w:ascii="Times New Roman" w:eastAsia="MS Mincho" w:hAnsi="Times New Roman"/>
          </w:rPr>
          <w:t>5.1.</w:t>
        </w:r>
        <w:r w:rsidR="00AC028F">
          <w:rPr>
            <w:rFonts w:ascii="Century" w:eastAsia="맑은 고딕" w:hAnsi="Century"/>
            <w:b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  <w:rFonts w:ascii="바탕" w:eastAsia="바탕" w:hAnsi="바탕" w:cs="바탕"/>
          </w:rPr>
          <w:t>레시피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조작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711" w:history="1">
        <w:r w:rsidR="00AC028F" w:rsidRPr="00B129A1">
          <w:rPr>
            <w:rStyle w:val="ac"/>
            <w:rFonts w:ascii="바탕" w:eastAsia="바탕" w:hAnsi="바탕" w:cs="바탕"/>
          </w:rPr>
          <w:t>레시피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선택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712" w:history="1">
        <w:r w:rsidR="00AC028F" w:rsidRPr="00B129A1">
          <w:rPr>
            <w:rStyle w:val="ac"/>
            <w:rFonts w:ascii="바탕" w:eastAsia="바탕" w:hAnsi="바탕" w:cs="바탕"/>
          </w:rPr>
          <w:t>레시피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등록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713" w:history="1">
        <w:r w:rsidR="00AC028F" w:rsidRPr="00B129A1">
          <w:rPr>
            <w:rStyle w:val="ac"/>
            <w:rFonts w:ascii="바탕" w:eastAsia="바탕" w:hAnsi="바탕" w:cs="바탕"/>
          </w:rPr>
          <w:t>레시피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저장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714" w:history="1">
        <w:r w:rsidR="00AC028F" w:rsidRPr="00B129A1">
          <w:rPr>
            <w:rStyle w:val="ac"/>
            <w:rFonts w:ascii="바탕" w:eastAsia="바탕" w:hAnsi="바탕" w:cs="바탕"/>
          </w:rPr>
          <w:t>레시피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삭제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AC028F" w:rsidRDefault="002666A4" w:rsidP="00AC028F">
      <w:pPr>
        <w:pStyle w:val="22"/>
        <w:rPr>
          <w:rFonts w:ascii="Century" w:eastAsia="맑은 고딕" w:hAnsi="Century"/>
          <w:b w:val="0"/>
          <w:snapToGrid/>
          <w:spacing w:val="0"/>
          <w:kern w:val="2"/>
          <w:sz w:val="20"/>
          <w:szCs w:val="22"/>
          <w:lang w:eastAsia="ko-KR"/>
        </w:rPr>
      </w:pPr>
      <w:hyperlink w:anchor="_Toc107853715" w:history="1">
        <w:r w:rsidR="00AC028F" w:rsidRPr="00B129A1">
          <w:rPr>
            <w:rStyle w:val="ac"/>
            <w:rFonts w:ascii="Times New Roman" w:eastAsia="MS Mincho" w:hAnsi="Times New Roman"/>
          </w:rPr>
          <w:t>5.2.</w:t>
        </w:r>
        <w:r w:rsidR="00AC028F">
          <w:rPr>
            <w:rFonts w:ascii="Century" w:eastAsia="맑은 고딕" w:hAnsi="Century"/>
            <w:b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  <w:rFonts w:ascii="바탕" w:eastAsia="바탕" w:hAnsi="바탕" w:cs="바탕"/>
          </w:rPr>
          <w:t>파라메타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편집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33"/>
        <w:rPr>
          <w:rFonts w:ascii="Century" w:eastAsia="맑은 고딕" w:hAnsi="Century"/>
          <w:iCs w:val="0"/>
          <w:snapToGrid/>
          <w:spacing w:val="0"/>
          <w:kern w:val="2"/>
          <w:lang w:eastAsia="ko-KR"/>
        </w:rPr>
      </w:pPr>
      <w:hyperlink w:anchor="_Toc107853716" w:history="1">
        <w:r w:rsidR="00AC028F" w:rsidRPr="00B129A1">
          <w:rPr>
            <w:rStyle w:val="ac"/>
            <w:rFonts w:ascii="바탕" w:eastAsia="바탕" w:hAnsi="바탕" w:cs="바탕"/>
          </w:rPr>
          <w:t>주요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파라메터</w:t>
        </w:r>
        <w:r w:rsidR="00AC028F" w:rsidRPr="00B129A1">
          <w:rPr>
            <w:rStyle w:val="ac"/>
          </w:rPr>
          <w:t xml:space="preserve"> </w:t>
        </w:r>
        <w:r w:rsidR="00AC028F" w:rsidRPr="00B129A1">
          <w:rPr>
            <w:rStyle w:val="ac"/>
            <w:rFonts w:ascii="바탕" w:eastAsia="바탕" w:hAnsi="바탕" w:cs="바탕"/>
          </w:rPr>
          <w:t>상세 설명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AC028F" w:rsidRDefault="002666A4">
      <w:pPr>
        <w:pStyle w:val="10"/>
        <w:rPr>
          <w:rFonts w:ascii="Century" w:eastAsia="맑은 고딕" w:hAnsi="Century"/>
          <w:b w:val="0"/>
          <w:bCs w:val="0"/>
          <w:snapToGrid/>
          <w:spacing w:val="0"/>
          <w:kern w:val="2"/>
          <w:sz w:val="20"/>
          <w:szCs w:val="22"/>
          <w:lang w:eastAsia="ko-KR"/>
        </w:rPr>
      </w:pPr>
      <w:hyperlink w:anchor="_Toc107853717" w:history="1">
        <w:r w:rsidR="00AC028F" w:rsidRPr="00B129A1">
          <w:rPr>
            <w:rStyle w:val="ac"/>
          </w:rPr>
          <w:t>6.</w:t>
        </w:r>
        <w:r w:rsidR="00AC028F">
          <w:rPr>
            <w:rFonts w:ascii="Century" w:eastAsia="맑은 고딕" w:hAnsi="Century"/>
            <w:b w:val="0"/>
            <w:bCs w:val="0"/>
            <w:snapToGrid/>
            <w:spacing w:val="0"/>
            <w:kern w:val="2"/>
            <w:sz w:val="20"/>
            <w:szCs w:val="22"/>
            <w:lang w:eastAsia="ko-KR"/>
          </w:rPr>
          <w:tab/>
        </w:r>
        <w:r w:rsidR="00AC028F" w:rsidRPr="00B129A1">
          <w:rPr>
            <w:rStyle w:val="ac"/>
            <w:rFonts w:ascii="바탕" w:eastAsia="바탕" w:hAnsi="바탕" w:cs="바탕" w:hint="eastAsia"/>
          </w:rPr>
          <w:t>시스템</w:t>
        </w:r>
        <w:r w:rsidR="00AC028F" w:rsidRPr="00B129A1">
          <w:rPr>
            <w:rStyle w:val="ac"/>
            <w:rFonts w:ascii="Batang" w:eastAsia="Batang" w:hAnsi="Batang" w:cs="Batang"/>
          </w:rPr>
          <w:t xml:space="preserve"> </w:t>
        </w:r>
        <w:r w:rsidR="00AC028F" w:rsidRPr="00B129A1">
          <w:rPr>
            <w:rStyle w:val="ac"/>
            <w:rFonts w:ascii="바탕" w:eastAsia="바탕" w:hAnsi="바탕" w:cs="바탕" w:hint="eastAsia"/>
          </w:rPr>
          <w:t>설정</w:t>
        </w:r>
        <w:r w:rsidR="00AC028F">
          <w:rPr>
            <w:webHidden/>
          </w:rPr>
          <w:tab/>
        </w:r>
        <w:r>
          <w:rPr>
            <w:webHidden/>
          </w:rPr>
          <w:fldChar w:fldCharType="begin"/>
        </w:r>
        <w:r w:rsidR="00AC028F">
          <w:rPr>
            <w:webHidden/>
          </w:rPr>
          <w:instrText xml:space="preserve"> PAGEREF _Toc107853717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C028F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681916" w:rsidRPr="003335FA" w:rsidRDefault="002666A4" w:rsidP="00D933CD">
      <w:pPr>
        <w:pStyle w:val="22"/>
        <w:tabs>
          <w:tab w:val="left" w:pos="0"/>
          <w:tab w:val="left" w:pos="386"/>
          <w:tab w:val="left" w:pos="1158"/>
        </w:tabs>
        <w:autoSpaceDE/>
        <w:autoSpaceDN/>
        <w:adjustRightInd w:val="0"/>
        <w:snapToGrid w:val="0"/>
        <w:spacing w:line="209" w:lineRule="auto"/>
        <w:rPr>
          <w:rFonts w:ascii="メイリオ" w:eastAsia="맑은 고딕" w:hAnsi="メイリオ" w:cs="メイリオ"/>
          <w:sz w:val="20"/>
          <w:szCs w:val="20"/>
          <w:lang w:eastAsia="ko-KR"/>
        </w:rPr>
      </w:pPr>
      <w:r w:rsidRPr="00D933CD">
        <w:rPr>
          <w:rFonts w:ascii="メイリオ" w:eastAsia="メイリオ" w:hAnsi="メイリオ" w:cs="メイリオ"/>
          <w:sz w:val="20"/>
          <w:szCs w:val="20"/>
        </w:rPr>
        <w:fldChar w:fldCharType="end"/>
      </w:r>
    </w:p>
    <w:p w:rsidR="00681916" w:rsidRPr="001F7B9A" w:rsidRDefault="00681916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b/>
          <w:sz w:val="28"/>
          <w:szCs w:val="28"/>
          <w:u w:val="single"/>
          <w:lang w:eastAsia="ko-KR"/>
        </w:rPr>
      </w:pPr>
      <w:r w:rsidRPr="005A1526">
        <w:rPr>
          <w:rFonts w:ascii="メイリオ" w:eastAsia="メイリオ" w:hAnsi="メイリオ" w:cs="メイリオ"/>
          <w:sz w:val="20"/>
          <w:szCs w:val="20"/>
          <w:lang w:eastAsia="ko-KR"/>
        </w:rPr>
        <w:br w:type="page"/>
      </w:r>
      <w:r w:rsidR="00F83AEF">
        <w:rPr>
          <w:rFonts w:ascii="Gulim" w:eastAsia="Gulim" w:hAnsi="Gulim" w:cs="Gulim" w:hint="eastAsia"/>
          <w:b/>
          <w:sz w:val="28"/>
          <w:szCs w:val="28"/>
          <w:u w:val="single"/>
          <w:lang w:eastAsia="ko-KR"/>
        </w:rPr>
        <w:lastRenderedPageBreak/>
        <w:t>적용</w:t>
      </w:r>
    </w:p>
    <w:p w:rsidR="009E4D83" w:rsidRPr="005A1526" w:rsidRDefault="009E4D83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p w:rsidR="004D1ACE" w:rsidRPr="001F7B9A" w:rsidRDefault="00F83AEF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szCs w:val="21"/>
          <w:lang w:eastAsia="ko-KR"/>
        </w:rPr>
      </w:pPr>
      <w:r>
        <w:rPr>
          <w:rFonts w:ascii="Gulim" w:eastAsia="Gulim" w:hAnsi="Gulim" w:cs="Gulim" w:hint="eastAsia"/>
          <w:szCs w:val="21"/>
          <w:lang w:eastAsia="ko-KR"/>
        </w:rPr>
        <w:t>본 서는 검사장치(이하, 본장치)의 리뷰 소프트 및 검사 소프트의 조장방법, 주의사항을 기재합니다.</w:t>
      </w:r>
    </w:p>
    <w:p w:rsidR="00290023" w:rsidRPr="005A1526" w:rsidRDefault="00290023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p w:rsidR="00290023" w:rsidRPr="005A1526" w:rsidRDefault="00290023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p w:rsidR="00290023" w:rsidRPr="005A1526" w:rsidRDefault="00290023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p w:rsidR="00290023" w:rsidRPr="005A1526" w:rsidRDefault="00290023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p w:rsidR="003D7EF1" w:rsidRPr="005A1526" w:rsidRDefault="003D7EF1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sz w:val="20"/>
          <w:szCs w:val="20"/>
          <w:lang w:eastAsia="ko-KR"/>
        </w:rPr>
        <w:sectPr w:rsidR="003D7EF1" w:rsidRPr="005A1526">
          <w:headerReference w:type="default" r:id="rId8"/>
          <w:footerReference w:type="default" r:id="rId9"/>
          <w:pgSz w:w="11906" w:h="16838" w:code="9"/>
          <w:pgMar w:top="1701" w:right="1134" w:bottom="1134" w:left="1134" w:header="851" w:footer="851" w:gutter="0"/>
          <w:cols w:space="425"/>
          <w:docGrid w:type="linesAndChars" w:linePitch="291" w:charSpace="-1073"/>
        </w:sectPr>
      </w:pPr>
    </w:p>
    <w:p w:rsidR="008C4ED2" w:rsidRPr="001F7B9A" w:rsidRDefault="00F83AEF" w:rsidP="005A1526">
      <w:pPr>
        <w:pStyle w:val="1"/>
        <w:adjustRightInd w:val="0"/>
        <w:snapToGrid w:val="0"/>
        <w:spacing w:line="209" w:lineRule="auto"/>
        <w:rPr>
          <w:rFonts w:ascii="メイリオ" w:eastAsia="メイリオ" w:hAnsi="メイリオ" w:cs="メイリオ"/>
          <w:szCs w:val="28"/>
        </w:rPr>
      </w:pPr>
      <w:bookmarkStart w:id="8" w:name="_Toc107853688"/>
      <w:r>
        <w:rPr>
          <w:rFonts w:ascii="Gulim" w:eastAsia="Gulim" w:hAnsi="Gulim" w:cs="Gulim" w:hint="eastAsia"/>
          <w:szCs w:val="28"/>
          <w:lang w:eastAsia="ko-KR"/>
        </w:rPr>
        <w:lastRenderedPageBreak/>
        <w:t>소프트 개요</w:t>
      </w:r>
      <w:bookmarkEnd w:id="8"/>
    </w:p>
    <w:p w:rsidR="008C4ED2" w:rsidRPr="001F7B9A" w:rsidRDefault="008C4ED2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sz w:val="24"/>
        </w:rPr>
      </w:pPr>
    </w:p>
    <w:p w:rsidR="00812C17" w:rsidRPr="00812C17" w:rsidRDefault="00542BD3" w:rsidP="00D628B7">
      <w:pPr>
        <w:pStyle w:val="21"/>
      </w:pPr>
      <w:bookmarkStart w:id="9" w:name="_Toc107853689"/>
      <w:r>
        <w:rPr>
          <w:rFonts w:ascii="바탕" w:eastAsia="바탕" w:hAnsi="바탕" w:cs="바탕" w:hint="eastAsia"/>
        </w:rPr>
        <w:t>소프트</w:t>
      </w:r>
      <w:r>
        <w:rPr>
          <w:rFonts w:hint="eastAsia"/>
        </w:rPr>
        <w:t xml:space="preserve"> </w:t>
      </w:r>
      <w:r>
        <w:rPr>
          <w:rFonts w:ascii="바탕" w:eastAsia="바탕" w:hAnsi="바탕" w:cs="바탕" w:hint="eastAsia"/>
        </w:rPr>
        <w:t>개요</w:t>
      </w:r>
      <w:bookmarkEnd w:id="9"/>
    </w:p>
    <w:p w:rsidR="00E62456" w:rsidRPr="001F7B9A" w:rsidRDefault="00F83AEF" w:rsidP="005A1526">
      <w:pPr>
        <w:adjustRightInd w:val="0"/>
        <w:snapToGrid w:val="0"/>
        <w:spacing w:line="209" w:lineRule="auto"/>
        <w:ind w:left="193"/>
        <w:rPr>
          <w:rFonts w:ascii="メイリオ" w:eastAsia="メイリオ" w:hAnsi="メイリオ" w:cs="メイリオ"/>
          <w:szCs w:val="21"/>
          <w:lang w:eastAsia="ko-KR"/>
        </w:rPr>
      </w:pPr>
      <w:r>
        <w:rPr>
          <w:rFonts w:ascii="Gulim" w:eastAsia="Gulim" w:hAnsi="Gulim" w:cs="Gulim" w:hint="eastAsia"/>
          <w:szCs w:val="21"/>
          <w:lang w:eastAsia="ko-KR"/>
        </w:rPr>
        <w:t>현재 검사중인 결과와 과거에 검사한 결과를 열람 할 수 있습니다.</w:t>
      </w:r>
    </w:p>
    <w:p w:rsidR="00CB333C" w:rsidRPr="005A1526" w:rsidRDefault="00CB333C" w:rsidP="005A1526">
      <w:pPr>
        <w:adjustRightInd w:val="0"/>
        <w:snapToGrid w:val="0"/>
        <w:spacing w:line="209" w:lineRule="auto"/>
        <w:ind w:left="193"/>
        <w:rPr>
          <w:rFonts w:ascii="メイリオ" w:eastAsia="メイリオ" w:hAnsi="メイリオ" w:cs="メイリオ"/>
          <w:sz w:val="20"/>
          <w:szCs w:val="20"/>
          <w:lang w:eastAsia="ko-KR"/>
        </w:rPr>
      </w:pPr>
    </w:p>
    <w:tbl>
      <w:tblPr>
        <w:tblpPr w:leftFromText="142" w:rightFromText="142" w:vertAnchor="text" w:horzAnchor="page" w:tblpX="1453" w:tblpY="-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25"/>
        <w:gridCol w:w="7139"/>
      </w:tblGrid>
      <w:tr w:rsidR="000665C9" w:rsidRPr="005A1526">
        <w:tc>
          <w:tcPr>
            <w:tcW w:w="2325" w:type="dxa"/>
            <w:shd w:val="clear" w:color="auto" w:fill="D9D9D9"/>
          </w:tcPr>
          <w:p w:rsidR="000665C9" w:rsidRPr="005A1526" w:rsidRDefault="00F83AEF" w:rsidP="005A1526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  <w:r>
              <w:rPr>
                <w:rFonts w:ascii="Gulim" w:eastAsia="Gulim" w:hAnsi="Gulim" w:cs="Gulim" w:hint="eastAsia"/>
                <w:sz w:val="20"/>
                <w:szCs w:val="20"/>
                <w:lang w:eastAsia="ko-KR"/>
              </w:rPr>
              <w:t>화면명칭</w:t>
            </w:r>
          </w:p>
        </w:tc>
        <w:tc>
          <w:tcPr>
            <w:tcW w:w="7139" w:type="dxa"/>
            <w:shd w:val="clear" w:color="auto" w:fill="D9D9D9"/>
          </w:tcPr>
          <w:p w:rsidR="000665C9" w:rsidRPr="005A1526" w:rsidRDefault="00F83AEF" w:rsidP="00F83AEF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  <w:r>
              <w:rPr>
                <w:rFonts w:ascii="Gulim" w:eastAsia="Gulim" w:hAnsi="Gulim" w:cs="Gulim" w:hint="eastAsia"/>
                <w:sz w:val="20"/>
                <w:szCs w:val="20"/>
                <w:lang w:eastAsia="ko-KR"/>
              </w:rPr>
              <w:t>화면내용</w:t>
            </w:r>
          </w:p>
        </w:tc>
      </w:tr>
      <w:tr w:rsidR="00E3128E" w:rsidRPr="005A1526">
        <w:tc>
          <w:tcPr>
            <w:tcW w:w="2325" w:type="dxa"/>
            <w:shd w:val="clear" w:color="auto" w:fill="auto"/>
          </w:tcPr>
          <w:p w:rsidR="00E3128E" w:rsidRDefault="00E3128E" w:rsidP="00E3128E">
            <w:pPr>
              <w:adjustRightInd w:val="0"/>
              <w:snapToGrid w:val="0"/>
              <w:spacing w:line="209" w:lineRule="auto"/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</w:pPr>
            <w:r w:rsidRPr="00E3128E"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T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OP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버튼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윈도우</w:t>
            </w:r>
          </w:p>
        </w:tc>
        <w:tc>
          <w:tcPr>
            <w:tcW w:w="7139" w:type="dxa"/>
            <w:shd w:val="clear" w:color="auto" w:fill="auto"/>
          </w:tcPr>
          <w:p w:rsidR="00E3128E" w:rsidRPr="00E3128E" w:rsidRDefault="00E3128E" w:rsidP="00E3128E">
            <w:pPr>
              <w:adjustRightInd w:val="0"/>
              <w:snapToGrid w:val="0"/>
              <w:spacing w:line="209" w:lineRule="auto"/>
              <w:rPr>
                <w:rFonts w:ascii="メイリオ" w:eastAsia="맑은 고딕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검사모드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, History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모드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,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저장경로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,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시작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,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종료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,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시뮬레이션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,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프로그램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종료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버튼이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표시</w:t>
            </w:r>
          </w:p>
        </w:tc>
      </w:tr>
      <w:tr w:rsidR="00E3128E" w:rsidRPr="005A1526">
        <w:tc>
          <w:tcPr>
            <w:tcW w:w="2325" w:type="dxa"/>
            <w:shd w:val="clear" w:color="auto" w:fill="auto"/>
          </w:tcPr>
          <w:p w:rsidR="00E3128E" w:rsidRDefault="00E3128E" w:rsidP="00E3128E">
            <w:pPr>
              <w:adjustRightInd w:val="0"/>
              <w:snapToGrid w:val="0"/>
              <w:spacing w:line="209" w:lineRule="auto"/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</w:pP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검사모드</w:t>
            </w:r>
          </w:p>
        </w:tc>
        <w:tc>
          <w:tcPr>
            <w:tcW w:w="7139" w:type="dxa"/>
            <w:shd w:val="clear" w:color="auto" w:fill="auto"/>
          </w:tcPr>
          <w:p w:rsidR="00E3128E" w:rsidRDefault="00E3128E" w:rsidP="00E3128E">
            <w:pPr>
              <w:adjustRightInd w:val="0"/>
              <w:snapToGrid w:val="0"/>
              <w:spacing w:line="209" w:lineRule="auto"/>
              <w:rPr>
                <w:rFonts w:ascii="맑은 고딕" w:eastAsia="맑은 고딕" w:hAnsi="맑은 고딕" w:cs="Gulim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Gulim" w:hint="eastAsia"/>
                <w:sz w:val="20"/>
                <w:szCs w:val="20"/>
                <w:lang w:eastAsia="ko-KR"/>
              </w:rPr>
              <w:t>검사 화면 표시</w:t>
            </w:r>
          </w:p>
        </w:tc>
      </w:tr>
      <w:tr w:rsidR="00E3128E" w:rsidRPr="005A1526">
        <w:tc>
          <w:tcPr>
            <w:tcW w:w="2325" w:type="dxa"/>
            <w:shd w:val="clear" w:color="auto" w:fill="auto"/>
          </w:tcPr>
          <w:p w:rsidR="00E3128E" w:rsidRPr="00985E11" w:rsidRDefault="00E3128E" w:rsidP="00E3128E">
            <w:pPr>
              <w:adjustRightInd w:val="0"/>
              <w:snapToGrid w:val="0"/>
              <w:spacing w:line="209" w:lineRule="auto"/>
              <w:rPr>
                <w:rFonts w:ascii="メイリオ" w:eastAsia="맑은 고딕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검사정보윈도우</w:t>
            </w:r>
          </w:p>
        </w:tc>
        <w:tc>
          <w:tcPr>
            <w:tcW w:w="7139" w:type="dxa"/>
            <w:shd w:val="clear" w:color="auto" w:fill="auto"/>
          </w:tcPr>
          <w:p w:rsidR="00E3128E" w:rsidRDefault="00E3128E" w:rsidP="00E3128E">
            <w:pPr>
              <w:adjustRightInd w:val="0"/>
              <w:snapToGrid w:val="0"/>
              <w:spacing w:line="209" w:lineRule="auto"/>
              <w:rPr>
                <w:rFonts w:ascii="맑은 고딕" w:eastAsia="맑은 고딕" w:hAnsi="맑은 고딕" w:cs="Gulim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Gulim" w:hint="eastAsia"/>
                <w:sz w:val="20"/>
                <w:szCs w:val="20"/>
                <w:lang w:eastAsia="ko-KR"/>
              </w:rPr>
              <w:t>현재 진행 중인 검사 정보 표시</w:t>
            </w:r>
          </w:p>
          <w:p w:rsidR="00E3128E" w:rsidRPr="005A1526" w:rsidRDefault="00E3128E" w:rsidP="00E3128E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Gulim" w:hint="eastAsia"/>
                <w:sz w:val="20"/>
                <w:szCs w:val="20"/>
                <w:lang w:eastAsia="ko-KR"/>
              </w:rPr>
              <w:t xml:space="preserve">Recipe 명, 다음 LOT 레시피, </w:t>
            </w:r>
            <w:r>
              <w:rPr>
                <w:rFonts w:ascii="맑은 고딕" w:eastAsia="맑은 고딕" w:hAnsi="맑은 고딕" w:cs="Gulim"/>
                <w:sz w:val="20"/>
                <w:szCs w:val="20"/>
                <w:lang w:eastAsia="ko-KR"/>
              </w:rPr>
              <w:t>진행</w:t>
            </w:r>
            <w:r>
              <w:rPr>
                <w:rFonts w:ascii="맑은 고딕" w:eastAsia="맑은 고딕" w:hAnsi="맑은 고딕" w:cs="Gulim" w:hint="eastAsia"/>
                <w:sz w:val="20"/>
                <w:szCs w:val="20"/>
                <w:lang w:eastAsia="ko-KR"/>
              </w:rPr>
              <w:t xml:space="preserve"> 중 LOT ID, 작업 수량 표시</w:t>
            </w:r>
          </w:p>
        </w:tc>
      </w:tr>
      <w:tr w:rsidR="00E3128E" w:rsidRPr="005A1526">
        <w:tc>
          <w:tcPr>
            <w:tcW w:w="2325" w:type="dxa"/>
            <w:shd w:val="clear" w:color="auto" w:fill="auto"/>
          </w:tcPr>
          <w:p w:rsidR="00E3128E" w:rsidRPr="00985E11" w:rsidRDefault="00E3128E" w:rsidP="00E3128E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  <w:r w:rsidRPr="00985E11">
              <w:rPr>
                <w:rStyle w:val="ac"/>
                <w:rFonts w:ascii="맑은 고딕" w:eastAsia="맑은 고딕" w:hAnsi="맑은 고딕" w:hint="eastAsia"/>
                <w:color w:val="auto"/>
                <w:u w:val="none"/>
              </w:rPr>
              <w:t>크롭 이미지 윈도우</w:t>
            </w:r>
          </w:p>
        </w:tc>
        <w:tc>
          <w:tcPr>
            <w:tcW w:w="7139" w:type="dxa"/>
            <w:shd w:val="clear" w:color="auto" w:fill="auto"/>
          </w:tcPr>
          <w:p w:rsidR="00E3128E" w:rsidRPr="00E3128E" w:rsidRDefault="00E3128E" w:rsidP="00E3128E">
            <w:pPr>
              <w:adjustRightInd w:val="0"/>
              <w:snapToGrid w:val="0"/>
              <w:spacing w:line="209" w:lineRule="auto"/>
              <w:rPr>
                <w:rFonts w:ascii="メイリオ" w:eastAsia="맑은 고딕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결함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이미지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표시</w:t>
            </w:r>
          </w:p>
        </w:tc>
      </w:tr>
      <w:tr w:rsidR="00E3128E" w:rsidRPr="005A1526">
        <w:tc>
          <w:tcPr>
            <w:tcW w:w="2325" w:type="dxa"/>
            <w:shd w:val="clear" w:color="auto" w:fill="auto"/>
          </w:tcPr>
          <w:p w:rsidR="00E3128E" w:rsidRPr="005A1526" w:rsidRDefault="00E3128E" w:rsidP="00E3128E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이미지 윈도우</w:t>
            </w:r>
          </w:p>
        </w:tc>
        <w:tc>
          <w:tcPr>
            <w:tcW w:w="7139" w:type="dxa"/>
            <w:shd w:val="clear" w:color="auto" w:fill="auto"/>
          </w:tcPr>
          <w:p w:rsidR="00E3128E" w:rsidRPr="00E3128E" w:rsidRDefault="00E3128E" w:rsidP="00E3128E">
            <w:pPr>
              <w:adjustRightInd w:val="0"/>
              <w:snapToGrid w:val="0"/>
              <w:spacing w:line="209" w:lineRule="auto"/>
              <w:rPr>
                <w:rFonts w:ascii="メイリオ" w:eastAsia="맑은 고딕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Top, Bottom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이미지를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표시하며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검출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정보가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표시</w:t>
            </w:r>
          </w:p>
        </w:tc>
      </w:tr>
      <w:tr w:rsidR="00E3128E" w:rsidRPr="005A1526">
        <w:tc>
          <w:tcPr>
            <w:tcW w:w="2325" w:type="dxa"/>
            <w:shd w:val="clear" w:color="auto" w:fill="auto"/>
          </w:tcPr>
          <w:p w:rsidR="00E3128E" w:rsidRPr="005A1526" w:rsidRDefault="00E3128E" w:rsidP="00E3128E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Trend 그래프</w:t>
            </w:r>
          </w:p>
        </w:tc>
        <w:tc>
          <w:tcPr>
            <w:tcW w:w="7139" w:type="dxa"/>
            <w:shd w:val="clear" w:color="auto" w:fill="auto"/>
          </w:tcPr>
          <w:p w:rsidR="00E3128E" w:rsidRPr="005A1526" w:rsidRDefault="00E3128E" w:rsidP="00E3128E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Gulim" w:hint="eastAsia"/>
                <w:sz w:val="20"/>
                <w:szCs w:val="20"/>
                <w:lang w:eastAsia="ko-KR"/>
              </w:rPr>
              <w:t>Tab에서 검출된 최대 검출 사이즈를 표시</w:t>
            </w:r>
          </w:p>
        </w:tc>
      </w:tr>
      <w:tr w:rsidR="00E3128E" w:rsidRPr="005A1526">
        <w:tc>
          <w:tcPr>
            <w:tcW w:w="2325" w:type="dxa"/>
            <w:shd w:val="clear" w:color="auto" w:fill="auto"/>
          </w:tcPr>
          <w:p w:rsidR="00E3128E" w:rsidRPr="005A1526" w:rsidRDefault="00E3128E" w:rsidP="00E3128E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</w:rPr>
            </w:pPr>
            <w:r>
              <w:rPr>
                <w:rFonts w:ascii="바탕" w:eastAsia="바탕" w:hAnsi="바탕" w:cs="바탕" w:hint="eastAsia"/>
                <w:lang w:eastAsia="ko-KR"/>
              </w:rPr>
              <w:t>결과 윈도우</w:t>
            </w:r>
          </w:p>
        </w:tc>
        <w:tc>
          <w:tcPr>
            <w:tcW w:w="7139" w:type="dxa"/>
            <w:shd w:val="clear" w:color="auto" w:fill="auto"/>
          </w:tcPr>
          <w:p w:rsidR="00E3128E" w:rsidRPr="005A1526" w:rsidRDefault="00E3128E" w:rsidP="00E3128E">
            <w:pPr>
              <w:adjustRightInd w:val="0"/>
              <w:snapToGrid w:val="0"/>
              <w:spacing w:line="209" w:lineRule="auto"/>
              <w:rPr>
                <w:rFonts w:ascii="メイリオ" w:eastAsia="メイリオ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Gulim" w:hint="eastAsia"/>
                <w:sz w:val="20"/>
                <w:szCs w:val="20"/>
                <w:lang w:eastAsia="ko-KR"/>
              </w:rPr>
              <w:t>검출된 결함에 대한 정보를 표에 작성 표시</w:t>
            </w:r>
          </w:p>
        </w:tc>
      </w:tr>
      <w:tr w:rsidR="00E3128E" w:rsidRPr="005A1526">
        <w:tc>
          <w:tcPr>
            <w:tcW w:w="2325" w:type="dxa"/>
            <w:shd w:val="clear" w:color="auto" w:fill="auto"/>
          </w:tcPr>
          <w:p w:rsidR="00E3128E" w:rsidRPr="00E3128E" w:rsidRDefault="00E3128E" w:rsidP="00E3128E">
            <w:pPr>
              <w:adjustRightInd w:val="0"/>
              <w:snapToGrid w:val="0"/>
              <w:spacing w:line="209" w:lineRule="auto"/>
              <w:rPr>
                <w:rFonts w:ascii="メイリオ" w:eastAsia="맑은 고딕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History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모드</w:t>
            </w:r>
          </w:p>
        </w:tc>
        <w:tc>
          <w:tcPr>
            <w:tcW w:w="7139" w:type="dxa"/>
            <w:shd w:val="clear" w:color="auto" w:fill="auto"/>
          </w:tcPr>
          <w:p w:rsidR="00E3128E" w:rsidRPr="00E3128E" w:rsidRDefault="00942E9C" w:rsidP="00E3128E">
            <w:pPr>
              <w:adjustRightInd w:val="0"/>
              <w:snapToGrid w:val="0"/>
              <w:spacing w:line="209" w:lineRule="auto"/>
              <w:rPr>
                <w:rFonts w:ascii="メイリオ" w:eastAsia="맑은 고딕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지난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검사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결과를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조회하는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창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Gulim" w:eastAsia="맑은 고딕" w:hAnsi="Gulim" w:cs="Gulim" w:hint="eastAsia"/>
                <w:sz w:val="20"/>
                <w:szCs w:val="20"/>
                <w:lang w:eastAsia="ko-KR"/>
              </w:rPr>
              <w:t>표시</w:t>
            </w:r>
          </w:p>
        </w:tc>
      </w:tr>
      <w:tr w:rsidR="00E3128E" w:rsidRPr="005A1526">
        <w:tc>
          <w:tcPr>
            <w:tcW w:w="2325" w:type="dxa"/>
            <w:shd w:val="clear" w:color="auto" w:fill="auto"/>
          </w:tcPr>
          <w:p w:rsidR="00E3128E" w:rsidRPr="00942E9C" w:rsidRDefault="00942E9C" w:rsidP="00E3128E">
            <w:pPr>
              <w:adjustRightInd w:val="0"/>
              <w:snapToGrid w:val="0"/>
              <w:spacing w:line="209" w:lineRule="auto"/>
              <w:rPr>
                <w:rFonts w:ascii="メイリオ" w:eastAsia="맑은 고딕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검색</w:t>
            </w:r>
          </w:p>
        </w:tc>
        <w:tc>
          <w:tcPr>
            <w:tcW w:w="7139" w:type="dxa"/>
            <w:shd w:val="clear" w:color="auto" w:fill="auto"/>
          </w:tcPr>
          <w:p w:rsidR="00E3128E" w:rsidRDefault="00942E9C" w:rsidP="00E3128E">
            <w:pPr>
              <w:adjustRightInd w:val="0"/>
              <w:snapToGrid w:val="0"/>
              <w:spacing w:line="209" w:lineRule="auto"/>
              <w:rPr>
                <w:rFonts w:ascii="メイリオ" w:eastAsia="맑은 고딕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LOT ID, LOT START TIME,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검색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, Excel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내보내기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표시</w:t>
            </w:r>
          </w:p>
          <w:p w:rsidR="00942E9C" w:rsidRPr="00942E9C" w:rsidRDefault="00942E9C" w:rsidP="00E3128E">
            <w:pPr>
              <w:adjustRightInd w:val="0"/>
              <w:snapToGrid w:val="0"/>
              <w:spacing w:line="209" w:lineRule="auto"/>
              <w:rPr>
                <w:rFonts w:ascii="メイリオ" w:eastAsia="맑은 고딕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아래의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표에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List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로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표시</w:t>
            </w:r>
          </w:p>
        </w:tc>
      </w:tr>
      <w:tr w:rsidR="00942E9C" w:rsidRPr="005A1526">
        <w:tc>
          <w:tcPr>
            <w:tcW w:w="2325" w:type="dxa"/>
            <w:shd w:val="clear" w:color="auto" w:fill="auto"/>
          </w:tcPr>
          <w:p w:rsidR="00942E9C" w:rsidRDefault="00942E9C" w:rsidP="00E3128E">
            <w:pPr>
              <w:adjustRightInd w:val="0"/>
              <w:snapToGrid w:val="0"/>
              <w:spacing w:line="209" w:lineRule="auto"/>
              <w:rPr>
                <w:rFonts w:ascii="メイリオ" w:eastAsia="맑은 고딕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저장경로</w:t>
            </w:r>
          </w:p>
        </w:tc>
        <w:tc>
          <w:tcPr>
            <w:tcW w:w="7139" w:type="dxa"/>
            <w:shd w:val="clear" w:color="auto" w:fill="auto"/>
          </w:tcPr>
          <w:p w:rsidR="00942E9C" w:rsidRDefault="00942E9C" w:rsidP="00E3128E">
            <w:pPr>
              <w:adjustRightInd w:val="0"/>
              <w:snapToGrid w:val="0"/>
              <w:spacing w:line="209" w:lineRule="auto"/>
              <w:rPr>
                <w:rFonts w:ascii="メイリオ" w:eastAsia="맑은 고딕" w:hAnsi="メイリオ" w:cs="メイリオ"/>
                <w:sz w:val="20"/>
                <w:szCs w:val="20"/>
                <w:lang w:eastAsia="ko-KR"/>
              </w:rPr>
            </w:pP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파일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저장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경로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표시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및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해당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경로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바로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접근할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수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있도록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버튼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メイリオ" w:eastAsia="맑은 고딕" w:hAnsi="メイリオ" w:cs="メイリオ" w:hint="eastAsia"/>
                <w:sz w:val="20"/>
                <w:szCs w:val="20"/>
                <w:lang w:eastAsia="ko-KR"/>
              </w:rPr>
              <w:t>표시</w:t>
            </w:r>
          </w:p>
        </w:tc>
      </w:tr>
    </w:tbl>
    <w:p w:rsidR="00542BD3" w:rsidRPr="00812C17" w:rsidRDefault="00542BD3" w:rsidP="00812C17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E62456" w:rsidRPr="00E84327" w:rsidRDefault="00F83AEF" w:rsidP="005A1526">
      <w:pPr>
        <w:pStyle w:val="1"/>
        <w:adjustRightInd w:val="0"/>
        <w:snapToGrid w:val="0"/>
        <w:spacing w:line="209" w:lineRule="auto"/>
        <w:rPr>
          <w:rFonts w:ascii="メイリオ" w:eastAsia="メイリオ" w:hAnsi="メイリオ" w:cs="メイリオ"/>
          <w:szCs w:val="28"/>
          <w:lang w:eastAsia="ko-KR"/>
        </w:rPr>
      </w:pPr>
      <w:bookmarkStart w:id="10" w:name="_Toc107853690"/>
      <w:r>
        <w:rPr>
          <w:rFonts w:ascii="Gulim" w:eastAsia="Gulim" w:hAnsi="Gulim" w:cs="Gulim" w:hint="eastAsia"/>
          <w:szCs w:val="28"/>
          <w:lang w:eastAsia="ko-KR"/>
        </w:rPr>
        <w:t>어플리케이션 기동/종료</w:t>
      </w:r>
      <w:bookmarkEnd w:id="10"/>
    </w:p>
    <w:p w:rsidR="00542BD3" w:rsidRPr="00812C17" w:rsidRDefault="00542BD3" w:rsidP="00D628B7">
      <w:pPr>
        <w:pStyle w:val="21"/>
      </w:pPr>
      <w:bookmarkStart w:id="11" w:name="_Toc107853691"/>
      <w:r>
        <w:rPr>
          <w:rFonts w:ascii="바탕" w:eastAsia="바탕" w:hAnsi="바탕" w:cs="바탕" w:hint="eastAsia"/>
        </w:rPr>
        <w:t>소프트</w:t>
      </w:r>
      <w:r>
        <w:rPr>
          <w:rFonts w:hint="eastAsia"/>
        </w:rPr>
        <w:t xml:space="preserve"> </w:t>
      </w:r>
      <w:r>
        <w:rPr>
          <w:rFonts w:ascii="바탕" w:eastAsia="바탕" w:hAnsi="바탕" w:cs="바탕" w:hint="eastAsia"/>
        </w:rPr>
        <w:t>개요</w:t>
      </w:r>
      <w:bookmarkEnd w:id="11"/>
    </w:p>
    <w:p w:rsidR="00812C17" w:rsidRDefault="00F83AEF" w:rsidP="00423967">
      <w:pPr>
        <w:adjustRightInd w:val="0"/>
        <w:snapToGrid w:val="0"/>
        <w:spacing w:line="209" w:lineRule="auto"/>
        <w:ind w:left="94" w:hangingChars="49" w:hanging="94"/>
        <w:rPr>
          <w:rFonts w:ascii="Gulim" w:eastAsia="Gulim" w:hAnsi="Gulim" w:cs="Gulim"/>
          <w:szCs w:val="21"/>
          <w:lang w:eastAsia="ko-KR"/>
        </w:rPr>
      </w:pPr>
      <w:r>
        <w:rPr>
          <w:rFonts w:ascii="Gulim" w:eastAsia="Gulim" w:hAnsi="Gulim" w:cs="Gulim" w:hint="eastAsia"/>
          <w:szCs w:val="21"/>
          <w:lang w:eastAsia="ko-KR"/>
        </w:rPr>
        <w:t xml:space="preserve">이 프로그램의 </w:t>
      </w:r>
      <w:r w:rsidR="009F6429">
        <w:rPr>
          <w:rFonts w:ascii="맑은 고딕" w:eastAsia="맑은 고딕" w:hAnsi="맑은 고딕" w:cs="Gulim" w:hint="eastAsia"/>
          <w:szCs w:val="21"/>
          <w:lang w:eastAsia="ko-KR"/>
        </w:rPr>
        <w:t xml:space="preserve">바로가기는 </w:t>
      </w:r>
      <w:r w:rsidR="00812C17">
        <w:rPr>
          <w:rFonts w:ascii="Gulim" w:eastAsia="Gulim" w:hAnsi="Gulim" w:cs="Gulim" w:hint="eastAsia"/>
          <w:szCs w:val="21"/>
          <w:lang w:eastAsia="ko-KR"/>
        </w:rPr>
        <w:t xml:space="preserve">바탕화면상에, </w:t>
      </w:r>
      <w:r w:rsidR="009F6429">
        <w:rPr>
          <w:rFonts w:ascii="맑은 고딕" w:eastAsia="맑은 고딕" w:hAnsi="맑은 고딕" w:cs="Gulim" w:hint="eastAsia"/>
          <w:szCs w:val="21"/>
          <w:lang w:eastAsia="ko-KR"/>
        </w:rPr>
        <w:t>바로가기</w:t>
      </w:r>
      <w:r w:rsidR="00812C17">
        <w:rPr>
          <w:rFonts w:ascii="Gulim" w:eastAsia="Gulim" w:hAnsi="Gulim" w:cs="Gulim" w:hint="eastAsia"/>
          <w:szCs w:val="21"/>
          <w:lang w:eastAsia="ko-KR"/>
        </w:rPr>
        <w:t xml:space="preserve"> 아이콘이 있습니다.</w:t>
      </w:r>
    </w:p>
    <w:p w:rsidR="00E62456" w:rsidRPr="001F7B9A" w:rsidRDefault="00777786" w:rsidP="006D35F6">
      <w:pPr>
        <w:adjustRightInd w:val="0"/>
        <w:snapToGrid w:val="0"/>
        <w:spacing w:line="209" w:lineRule="auto"/>
        <w:ind w:left="100" w:hangingChars="49" w:hanging="100"/>
        <w:rPr>
          <w:rFonts w:ascii="メイリオ" w:eastAsia="メイリオ" w:hAnsi="メイリオ" w:cs="メイリオ"/>
          <w:szCs w:val="21"/>
          <w:lang w:eastAsia="ko-KR"/>
        </w:rPr>
      </w:pPr>
      <w:r w:rsidRPr="00777786">
        <w:rPr>
          <w:rFonts w:ascii="メイリオ" w:eastAsia="メイリオ" w:hAnsi="メイリオ" w:cs="メイリオ"/>
          <w:noProof/>
          <w:snapToGrid/>
          <w:szCs w:val="21"/>
          <w:lang w:eastAsia="ko-K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그림 16" o:spid="_x0000_i1025" type="#_x0000_t75" style="width:67.6pt;height:75.15pt;visibility:visible">
            <v:imagedata r:id="rId10" o:title=""/>
          </v:shape>
        </w:pict>
      </w:r>
    </w:p>
    <w:p w:rsidR="00E62456" w:rsidRPr="001F7B9A" w:rsidRDefault="00E62456" w:rsidP="005A1526">
      <w:pPr>
        <w:adjustRightInd w:val="0"/>
        <w:snapToGrid w:val="0"/>
        <w:spacing w:line="209" w:lineRule="auto"/>
        <w:rPr>
          <w:rFonts w:ascii="メイリオ" w:eastAsia="メイリオ" w:hAnsi="メイリオ" w:cs="メイリオ"/>
          <w:szCs w:val="21"/>
          <w:lang w:eastAsia="ko-KR"/>
        </w:rPr>
      </w:pPr>
    </w:p>
    <w:p w:rsidR="00542BD3" w:rsidRDefault="00542BD3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542BD3" w:rsidRDefault="00542BD3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A74D99" w:rsidRDefault="00A74D99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A74D99" w:rsidRDefault="00A74D99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A74D99" w:rsidRDefault="00A74D99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A74D99" w:rsidRDefault="00A74D99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A74D99" w:rsidRDefault="00A74D99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A74D99" w:rsidRDefault="00A74D99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A74D99" w:rsidRDefault="00A74D99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A74D99" w:rsidRDefault="00A74D99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A74D99" w:rsidRDefault="00A74D99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A74D99" w:rsidRDefault="00A74D99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A74D99" w:rsidRDefault="00A74D99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A74D99" w:rsidRDefault="00A74D99" w:rsidP="005A1526">
      <w:pPr>
        <w:adjustRightInd w:val="0"/>
        <w:snapToGrid w:val="0"/>
        <w:spacing w:line="209" w:lineRule="auto"/>
        <w:rPr>
          <w:rFonts w:ascii="メイリオ" w:eastAsia="Malgun Gothic" w:hAnsi="メイリオ" w:cs="メイリオ"/>
          <w:sz w:val="20"/>
          <w:szCs w:val="20"/>
          <w:lang w:eastAsia="ko-KR"/>
        </w:rPr>
      </w:pPr>
    </w:p>
    <w:p w:rsidR="003752B7" w:rsidRPr="006D35F6" w:rsidRDefault="003752B7" w:rsidP="00A74D99">
      <w:pPr>
        <w:adjustRightInd w:val="0"/>
        <w:snapToGrid w:val="0"/>
        <w:spacing w:line="209" w:lineRule="auto"/>
        <w:rPr>
          <w:rFonts w:ascii="Batang" w:eastAsia="맑은 고딕" w:hAnsi="Batang" w:cs="Batang" w:hint="eastAsia"/>
          <w:szCs w:val="21"/>
          <w:lang w:eastAsia="ko-KR"/>
        </w:rPr>
      </w:pPr>
    </w:p>
    <w:p w:rsidR="003752B7" w:rsidRDefault="003752B7" w:rsidP="00A74D99">
      <w:pPr>
        <w:adjustRightInd w:val="0"/>
        <w:snapToGrid w:val="0"/>
        <w:spacing w:line="209" w:lineRule="auto"/>
        <w:rPr>
          <w:rFonts w:ascii="Batang" w:eastAsia="Batang" w:hAnsi="Batang" w:cs="Batang"/>
          <w:szCs w:val="21"/>
          <w:lang w:eastAsia="ko-KR"/>
        </w:rPr>
      </w:pPr>
    </w:p>
    <w:p w:rsidR="003752B7" w:rsidRDefault="003752B7" w:rsidP="00A74D99">
      <w:pPr>
        <w:adjustRightInd w:val="0"/>
        <w:snapToGrid w:val="0"/>
        <w:spacing w:line="209" w:lineRule="auto"/>
        <w:rPr>
          <w:rFonts w:ascii="Batang" w:eastAsia="Batang" w:hAnsi="Batang" w:cs="Batang"/>
          <w:szCs w:val="21"/>
          <w:lang w:eastAsia="ko-KR"/>
        </w:rPr>
      </w:pPr>
    </w:p>
    <w:p w:rsidR="003752B7" w:rsidRDefault="003752B7" w:rsidP="00A74D99">
      <w:pPr>
        <w:adjustRightInd w:val="0"/>
        <w:snapToGrid w:val="0"/>
        <w:spacing w:line="209" w:lineRule="auto"/>
        <w:rPr>
          <w:rFonts w:ascii="Batang" w:eastAsia="Batang" w:hAnsi="Batang" w:cs="Batang"/>
          <w:szCs w:val="21"/>
          <w:lang w:eastAsia="ko-KR"/>
        </w:rPr>
      </w:pPr>
    </w:p>
    <w:p w:rsidR="003752B7" w:rsidRPr="00DA6B1B" w:rsidRDefault="003752B7" w:rsidP="00A74D99">
      <w:pPr>
        <w:adjustRightInd w:val="0"/>
        <w:snapToGrid w:val="0"/>
        <w:spacing w:line="209" w:lineRule="auto"/>
        <w:rPr>
          <w:rFonts w:ascii="Batang" w:eastAsia="맑은 고딕" w:hAnsi="Batang" w:cs="Batang" w:hint="eastAsia"/>
          <w:szCs w:val="21"/>
          <w:lang w:eastAsia="ko-KR"/>
        </w:rPr>
      </w:pPr>
    </w:p>
    <w:p w:rsidR="003752B7" w:rsidRDefault="003752B7" w:rsidP="003752B7">
      <w:pPr>
        <w:pStyle w:val="1"/>
        <w:rPr>
          <w:rFonts w:eastAsia="맑은 고딕"/>
          <w:lang w:eastAsia="ko-KR"/>
        </w:rPr>
      </w:pPr>
      <w:bookmarkStart w:id="12" w:name="_Toc107853692"/>
      <w:r>
        <w:rPr>
          <w:rFonts w:eastAsia="맑은 고딕" w:hint="eastAsia"/>
          <w:lang w:eastAsia="ko-KR"/>
        </w:rPr>
        <w:lastRenderedPageBreak/>
        <w:t>검사진행</w:t>
      </w:r>
      <w:r w:rsidR="006D35F6"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및</w:t>
      </w:r>
      <w:r w:rsidR="006D35F6"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조작방법</w:t>
      </w:r>
      <w:bookmarkEnd w:id="12"/>
    </w:p>
    <w:p w:rsidR="003752B7" w:rsidRDefault="003752B7" w:rsidP="00D628B7">
      <w:pPr>
        <w:pStyle w:val="21"/>
      </w:pPr>
      <w:bookmarkStart w:id="13" w:name="_Toc107853693"/>
      <w:r>
        <w:rPr>
          <w:rFonts w:ascii="바탕" w:eastAsia="바탕" w:hAnsi="바탕" w:cs="바탕" w:hint="eastAsia"/>
        </w:rPr>
        <w:t>검사</w:t>
      </w:r>
      <w:r>
        <w:rPr>
          <w:rFonts w:hint="eastAsia"/>
        </w:rPr>
        <w:t xml:space="preserve"> </w:t>
      </w:r>
      <w:r>
        <w:rPr>
          <w:rFonts w:ascii="바탕" w:eastAsia="바탕" w:hAnsi="바탕" w:cs="바탕" w:hint="eastAsia"/>
        </w:rPr>
        <w:t>진행시</w:t>
      </w:r>
      <w:r>
        <w:rPr>
          <w:rFonts w:hint="eastAsia"/>
        </w:rPr>
        <w:t xml:space="preserve"> </w:t>
      </w:r>
      <w:r>
        <w:rPr>
          <w:rFonts w:ascii="바탕" w:eastAsia="바탕" w:hAnsi="바탕" w:cs="바탕" w:hint="eastAsia"/>
        </w:rPr>
        <w:t>조작</w:t>
      </w:r>
      <w:r>
        <w:rPr>
          <w:rFonts w:hint="eastAsia"/>
        </w:rPr>
        <w:t xml:space="preserve"> </w:t>
      </w:r>
      <w:r>
        <w:rPr>
          <w:rFonts w:ascii="바탕" w:eastAsia="바탕" w:hAnsi="바탕" w:cs="바탕" w:hint="eastAsia"/>
        </w:rPr>
        <w:t>방법</w:t>
      </w:r>
      <w:bookmarkEnd w:id="13"/>
    </w:p>
    <w:p w:rsidR="00BE7C7E" w:rsidRPr="00BE7C7E" w:rsidRDefault="003752B7" w:rsidP="003752B7">
      <w:pPr>
        <w:rPr>
          <w:rFonts w:ascii="굴림" w:eastAsia="굴림" w:hAnsi="굴림"/>
          <w:noProof/>
          <w:snapToGrid/>
          <w:szCs w:val="21"/>
          <w:lang w:eastAsia="ko-KR"/>
        </w:rPr>
      </w:pPr>
      <w:r w:rsidRPr="003752B7">
        <w:rPr>
          <w:rFonts w:ascii="Batang" w:eastAsia="Batang" w:hAnsi="Batang" w:hint="eastAsia"/>
          <w:lang w:eastAsia="ko-KR"/>
        </w:rPr>
        <w:t xml:space="preserve">  </w:t>
      </w:r>
      <w:r w:rsidR="00BE7C7E" w:rsidRPr="00BE7C7E">
        <w:rPr>
          <w:rFonts w:ascii="굴림" w:eastAsia="굴림" w:hAnsi="굴림" w:cs="Batang" w:hint="eastAsia"/>
          <w:szCs w:val="21"/>
          <w:lang w:eastAsia="ko-KR"/>
        </w:rPr>
        <w:t>검사기 시작 확면</w:t>
      </w:r>
    </w:p>
    <w:p w:rsidR="00BE7C7E" w:rsidRDefault="00777786" w:rsidP="006871B3">
      <w:pPr>
        <w:rPr>
          <w:rFonts w:ascii="맑은 고딕" w:eastAsia="맑은 고딕" w:hAnsi="맑은 고딕" w:cs="Batang"/>
          <w:sz w:val="20"/>
          <w:szCs w:val="20"/>
          <w:lang w:eastAsia="ko-KR"/>
        </w:rPr>
      </w:pPr>
      <w:r w:rsidRPr="00777786">
        <w:rPr>
          <w:rFonts w:ascii="맑은 고딕" w:eastAsia="맑은 고딕" w:hAnsi="맑은 고딕"/>
          <w:noProof/>
          <w:snapToGrid/>
          <w:sz w:val="20"/>
          <w:szCs w:val="20"/>
          <w:lang w:eastAsia="ko-KR"/>
        </w:rPr>
        <w:pict>
          <v:shape id="그림 17" o:spid="_x0000_i1026" type="#_x0000_t75" style="width:189.7pt;height:125.85pt;visibility:visible">
            <v:imagedata r:id="rId11" o:title=""/>
          </v:shape>
        </w:pi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09"/>
        <w:gridCol w:w="8027"/>
      </w:tblGrid>
      <w:tr w:rsidR="006871B3" w:rsidTr="00777786">
        <w:tc>
          <w:tcPr>
            <w:tcW w:w="1809" w:type="dxa"/>
          </w:tcPr>
          <w:p w:rsidR="006871B3" w:rsidRPr="00777786" w:rsidRDefault="006871B3" w:rsidP="006871B3">
            <w:pPr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</w:pPr>
            <w:r w:rsidRPr="00777786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명칭</w:t>
            </w:r>
          </w:p>
        </w:tc>
        <w:tc>
          <w:tcPr>
            <w:tcW w:w="8027" w:type="dxa"/>
          </w:tcPr>
          <w:p w:rsidR="006871B3" w:rsidRPr="00777786" w:rsidRDefault="006871B3" w:rsidP="006871B3">
            <w:pPr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</w:pPr>
            <w:r w:rsidRPr="00777786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상세설명</w:t>
            </w:r>
          </w:p>
        </w:tc>
      </w:tr>
      <w:tr w:rsidR="006871B3" w:rsidTr="00777786">
        <w:tc>
          <w:tcPr>
            <w:tcW w:w="1809" w:type="dxa"/>
          </w:tcPr>
          <w:p w:rsidR="006871B3" w:rsidRPr="00777786" w:rsidRDefault="006871B3" w:rsidP="006871B3">
            <w:pPr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</w:pPr>
            <w:r w:rsidRPr="00777786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디버그 설정</w:t>
            </w:r>
          </w:p>
        </w:tc>
        <w:tc>
          <w:tcPr>
            <w:tcW w:w="8027" w:type="dxa"/>
          </w:tcPr>
          <w:p w:rsidR="006871B3" w:rsidRPr="00777786" w:rsidRDefault="006871B3" w:rsidP="006871B3">
            <w:pPr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</w:pPr>
            <w:r w:rsidRPr="00777786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 xml:space="preserve">해당 버튼을 누르면 기능 중 일부를 디버그 할 수 있게 하는 버튼입니다. ALL, MELSEC, DIO, LIGHT, IMAGE </w:t>
            </w:r>
            <w:r w:rsidRPr="00777786"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  <w:t>의</w:t>
            </w:r>
            <w:r w:rsidRPr="00777786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 xml:space="preserve"> 기능을 디버그 하여 기동할 수 있습니다.</w:t>
            </w:r>
          </w:p>
        </w:tc>
      </w:tr>
      <w:tr w:rsidR="006871B3" w:rsidTr="00777786">
        <w:tc>
          <w:tcPr>
            <w:tcW w:w="1809" w:type="dxa"/>
          </w:tcPr>
          <w:p w:rsidR="006871B3" w:rsidRPr="00777786" w:rsidRDefault="006871B3" w:rsidP="006871B3">
            <w:pPr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</w:pPr>
            <w:r w:rsidRPr="00777786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중지</w:t>
            </w:r>
          </w:p>
        </w:tc>
        <w:tc>
          <w:tcPr>
            <w:tcW w:w="8027" w:type="dxa"/>
          </w:tcPr>
          <w:p w:rsidR="006871B3" w:rsidRPr="00777786" w:rsidRDefault="006871B3" w:rsidP="006871B3">
            <w:pPr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</w:pPr>
            <w:r w:rsidRPr="00777786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해당 버튼을 누르면 프로그램을 기동하지 않고 종료 합니다.</w:t>
            </w:r>
          </w:p>
        </w:tc>
      </w:tr>
      <w:tr w:rsidR="006871B3" w:rsidTr="00777786">
        <w:tc>
          <w:tcPr>
            <w:tcW w:w="1809" w:type="dxa"/>
          </w:tcPr>
          <w:p w:rsidR="006871B3" w:rsidRPr="00777786" w:rsidRDefault="006871B3" w:rsidP="006871B3">
            <w:pPr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</w:pPr>
            <w:r w:rsidRPr="00777786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시작</w:t>
            </w:r>
          </w:p>
        </w:tc>
        <w:tc>
          <w:tcPr>
            <w:tcW w:w="8027" w:type="dxa"/>
          </w:tcPr>
          <w:p w:rsidR="006871B3" w:rsidRPr="00777786" w:rsidRDefault="006871B3" w:rsidP="006871B3">
            <w:pPr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</w:pPr>
            <w:r w:rsidRPr="00777786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해</w:t>
            </w:r>
            <w:r w:rsidR="008266BD" w:rsidRPr="00777786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당 버튼으 누르면 검사 화면으로 넘어갑니다.</w:t>
            </w:r>
          </w:p>
        </w:tc>
      </w:tr>
    </w:tbl>
    <w:p w:rsidR="008266BD" w:rsidRPr="006871B3" w:rsidRDefault="008266BD" w:rsidP="006871B3">
      <w:pPr>
        <w:rPr>
          <w:rFonts w:ascii="맑은 고딕" w:eastAsia="맑은 고딕" w:hAnsi="맑은 고딕" w:cs="Batang"/>
          <w:sz w:val="20"/>
          <w:szCs w:val="20"/>
          <w:lang w:eastAsia="ko-KR"/>
        </w:rPr>
      </w:pPr>
      <w:r>
        <w:rPr>
          <w:rFonts w:ascii="맑은 고딕" w:eastAsia="맑은 고딕" w:hAnsi="맑은 고딕" w:cs="Batang" w:hint="eastAsia"/>
          <w:sz w:val="20"/>
          <w:szCs w:val="20"/>
          <w:lang w:eastAsia="ko-KR"/>
        </w:rPr>
        <w:t>검사화면</w:t>
      </w:r>
    </w:p>
    <w:p w:rsidR="003752B7" w:rsidRDefault="002666A4" w:rsidP="003752B7">
      <w:pPr>
        <w:rPr>
          <w:rFonts w:eastAsia="맑은 고딕"/>
          <w:lang w:eastAsia="ko-KR"/>
        </w:rPr>
      </w:pPr>
      <w:r w:rsidRPr="002666A4">
        <w:rPr>
          <w:rFonts w:ascii="Gulim" w:eastAsia="Gulim" w:hAnsi="Gulim" w:cs="Gulim"/>
          <w:noProof/>
          <w:snapToGrid/>
          <w:lang w:eastAsia="ko-KR"/>
        </w:rPr>
        <w:pict>
          <v:rect id="_x0000_s6391" style="position:absolute;left:0;text-align:left;margin-left:198.75pt;margin-top:13.9pt;width:31.9pt;height:20.65pt;z-index:251642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" filled="f" strokecolor="red" strokeweight="3pt"/>
        </w:pict>
      </w:r>
      <w:r w:rsidR="00777786" w:rsidRPr="00777786">
        <w:rPr>
          <w:rFonts w:ascii="Gulim" w:eastAsia="Gulim" w:hAnsi="Gulim" w:cs="Gulim"/>
          <w:noProof/>
          <w:snapToGrid/>
          <w:lang w:eastAsia="ko-KR"/>
        </w:rPr>
        <w:pict>
          <v:shape id="그림 1" o:spid="_x0000_i1027" type="#_x0000_t75" alt="검사화면.png" style="width:481.45pt;height:271.1pt;visibility:visible">
            <v:imagedata r:id="rId12" o:title="검사화면"/>
          </v:shape>
        </w:pict>
      </w:r>
    </w:p>
    <w:p w:rsidR="00335C3D" w:rsidRPr="00DA6B1B" w:rsidRDefault="00D6404D" w:rsidP="003752B7">
      <w:pPr>
        <w:pStyle w:val="affe"/>
        <w:numPr>
          <w:ilvl w:val="0"/>
          <w:numId w:val="38"/>
        </w:numPr>
        <w:ind w:leftChars="0"/>
        <w:rPr>
          <w:rFonts w:ascii="Batang" w:eastAsia="Batang" w:hAnsi="Batang"/>
          <w:lang w:eastAsia="ko-KR"/>
        </w:rPr>
      </w:pPr>
      <w:r>
        <w:rPr>
          <w:rFonts w:ascii="맑은 고딕" w:eastAsia="맑은 고딕" w:hAnsi="맑은 고딕" w:cs="Batang" w:hint="eastAsia"/>
          <w:lang w:eastAsia="ko-KR"/>
        </w:rPr>
        <w:t>시작 버튼을 눌러 놓으면 제품이 진행되면 자동으로 검사 진행을 합니다.</w:t>
      </w:r>
    </w:p>
    <w:p w:rsidR="00E62456" w:rsidRDefault="00C45283" w:rsidP="005A1526">
      <w:pPr>
        <w:pStyle w:val="1"/>
        <w:adjustRightInd w:val="0"/>
        <w:snapToGrid w:val="0"/>
        <w:spacing w:line="209" w:lineRule="auto"/>
        <w:rPr>
          <w:rFonts w:ascii="メイリオ" w:eastAsia="Malgun Gothic" w:hAnsi="メイリオ" w:cs="メイリオ"/>
          <w:szCs w:val="28"/>
          <w:lang w:eastAsia="ko-KR"/>
        </w:rPr>
      </w:pPr>
      <w:bookmarkStart w:id="14" w:name="_Toc107853694"/>
      <w:r>
        <w:rPr>
          <w:rFonts w:ascii="Gulim" w:eastAsia="Gulim" w:hAnsi="Gulim" w:cs="Gulim" w:hint="eastAsia"/>
          <w:szCs w:val="28"/>
          <w:lang w:eastAsia="ko-KR"/>
        </w:rPr>
        <w:lastRenderedPageBreak/>
        <w:t>화면구성</w:t>
      </w:r>
      <w:bookmarkEnd w:id="14"/>
    </w:p>
    <w:p w:rsidR="00C45283" w:rsidRDefault="00C45283" w:rsidP="00C45283">
      <w:pPr>
        <w:rPr>
          <w:rFonts w:eastAsia="Malgun Gothic"/>
          <w:lang w:eastAsia="ko-KR"/>
        </w:rPr>
      </w:pPr>
    </w:p>
    <w:p w:rsidR="00C45283" w:rsidRDefault="00C45283" w:rsidP="00D628B7">
      <w:pPr>
        <w:pStyle w:val="21"/>
      </w:pPr>
      <w:bookmarkStart w:id="15" w:name="_Toc107853695"/>
      <w:r>
        <w:rPr>
          <w:rFonts w:ascii="바탕" w:eastAsia="바탕" w:hAnsi="바탕" w:cs="바탕" w:hint="eastAsia"/>
        </w:rPr>
        <w:t>소프트화면구성</w:t>
      </w:r>
      <w:bookmarkEnd w:id="15"/>
    </w:p>
    <w:p w:rsidR="006E059D" w:rsidRDefault="006E059D" w:rsidP="006E059D">
      <w:pPr>
        <w:rPr>
          <w:rFonts w:eastAsia="Malgun Gothic"/>
          <w:lang w:eastAsia="ko-KR"/>
        </w:rPr>
      </w:pPr>
    </w:p>
    <w:p w:rsidR="006E059D" w:rsidRDefault="00D6404D" w:rsidP="00423967">
      <w:pPr>
        <w:pStyle w:val="af0"/>
        <w:adjustRightInd w:val="0"/>
        <w:snapToGrid w:val="0"/>
        <w:ind w:firstLineChars="73" w:firstLine="141"/>
        <w:rPr>
          <w:rFonts w:ascii="Batang" w:eastAsia="Batang" w:hAnsi="Batang" w:cs="Batang"/>
          <w:szCs w:val="21"/>
          <w:lang w:eastAsia="ko-KR"/>
        </w:rPr>
      </w:pPr>
      <w:r>
        <w:rPr>
          <w:rFonts w:ascii="맑은 고딕" w:eastAsia="맑은 고딕" w:hAnsi="맑은 고딕" w:cs="Batang" w:hint="eastAsia"/>
          <w:szCs w:val="21"/>
          <w:lang w:eastAsia="ko-KR"/>
        </w:rPr>
        <w:t>검사기 시작 화면이 종료 후 메인화면이 표시되고, 검사 실행 가능 상태가 됩니다.</w:t>
      </w:r>
    </w:p>
    <w:p w:rsidR="006E059D" w:rsidRDefault="006E059D" w:rsidP="00423967">
      <w:pPr>
        <w:pStyle w:val="af0"/>
        <w:adjustRightInd w:val="0"/>
        <w:snapToGrid w:val="0"/>
        <w:ind w:firstLineChars="73" w:firstLine="141"/>
        <w:rPr>
          <w:lang w:eastAsia="ko-KR"/>
        </w:rPr>
      </w:pPr>
      <w:r>
        <w:rPr>
          <w:rFonts w:ascii="Batang" w:eastAsia="Batang" w:hAnsi="Batang" w:cs="Batang" w:hint="eastAsia"/>
          <w:lang w:eastAsia="ko-KR"/>
        </w:rPr>
        <w:t>또, 하기</w:t>
      </w:r>
      <w:r>
        <w:rPr>
          <w:rFonts w:hint="eastAsia"/>
          <w:lang w:eastAsia="ko-KR"/>
        </w:rPr>
        <w:t>2</w:t>
      </w:r>
      <w:r>
        <w:rPr>
          <w:rFonts w:ascii="Batang" w:eastAsia="Batang" w:hAnsi="Batang" w:cs="Batang" w:hint="eastAsia"/>
          <w:lang w:eastAsia="ko-KR"/>
        </w:rPr>
        <w:t>종류의 유저모드가 존재하고, 각 모드 가능한 조작은 이하와 같습니다.</w:t>
      </w:r>
    </w:p>
    <w:tbl>
      <w:tblPr>
        <w:tblW w:w="9497" w:type="dxa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52" w:type="dxa"/>
          <w:right w:w="52" w:type="dxa"/>
        </w:tblCellMar>
        <w:tblLook w:val="0000"/>
      </w:tblPr>
      <w:tblGrid>
        <w:gridCol w:w="2126"/>
        <w:gridCol w:w="7371"/>
      </w:tblGrid>
      <w:tr w:rsidR="006E059D" w:rsidRPr="002B6559" w:rsidTr="00525E30">
        <w:trPr>
          <w:trHeight w:val="56"/>
        </w:trPr>
        <w:tc>
          <w:tcPr>
            <w:tcW w:w="2126" w:type="dxa"/>
            <w:tcMar>
              <w:left w:w="108" w:type="dxa"/>
              <w:right w:w="108" w:type="dxa"/>
            </w:tcMar>
          </w:tcPr>
          <w:p w:rsidR="006E059D" w:rsidRPr="00CE5887" w:rsidRDefault="00D6404D" w:rsidP="006E059D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오퍼레이터 모드</w:t>
            </w:r>
          </w:p>
        </w:tc>
        <w:tc>
          <w:tcPr>
            <w:tcW w:w="7371" w:type="dxa"/>
            <w:tcMar>
              <w:left w:w="108" w:type="dxa"/>
              <w:right w:w="108" w:type="dxa"/>
            </w:tcMar>
          </w:tcPr>
          <w:p w:rsidR="006E059D" w:rsidRPr="00CE5887" w:rsidRDefault="006E059D" w:rsidP="00D6404D">
            <w:pPr>
              <w:adjustRightInd w:val="0"/>
              <w:snapToGrid w:val="0"/>
              <w:rPr>
                <w:sz w:val="20"/>
                <w:szCs w:val="20"/>
                <w:lang w:eastAsia="ko-KR"/>
              </w:rPr>
            </w:pPr>
            <w:r w:rsidRPr="00CE5887">
              <w:rPr>
                <w:rFonts w:ascii="MS Mincho" w:hAnsi="MS Mincho" w:cs="MS Mincho" w:hint="eastAsia"/>
                <w:sz w:val="20"/>
                <w:szCs w:val="20"/>
              </w:rPr>
              <w:t>・</w:t>
            </w:r>
            <w:r w:rsidR="00D6404D">
              <w:rPr>
                <w:rFonts w:eastAsia="Malgun Gothic" w:hint="eastAsia"/>
                <w:sz w:val="20"/>
                <w:szCs w:val="20"/>
                <w:lang w:eastAsia="ko-KR"/>
              </w:rPr>
              <w:t xml:space="preserve">Recipe </w:t>
            </w:r>
            <w:r w:rsidR="00D6404D">
              <w:rPr>
                <w:rFonts w:eastAsia="Malgun Gothic" w:hint="eastAsia"/>
                <w:sz w:val="20"/>
                <w:szCs w:val="20"/>
                <w:lang w:eastAsia="ko-KR"/>
              </w:rPr>
              <w:t>선택</w:t>
            </w:r>
            <w:r w:rsidR="00D6404D">
              <w:rPr>
                <w:rFonts w:eastAsia="Malgun Gothic" w:hint="eastAsia"/>
                <w:sz w:val="20"/>
                <w:szCs w:val="20"/>
                <w:lang w:eastAsia="ko-KR"/>
              </w:rPr>
              <w:t xml:space="preserve">, </w:t>
            </w:r>
            <w:r w:rsidR="00D6404D">
              <w:rPr>
                <w:rFonts w:eastAsia="Malgun Gothic" w:hint="eastAsia"/>
                <w:sz w:val="20"/>
                <w:szCs w:val="20"/>
                <w:lang w:eastAsia="ko-KR"/>
              </w:rPr>
              <w:t>검사</w:t>
            </w:r>
            <w:r w:rsidR="00D6404D">
              <w:rPr>
                <w:rFonts w:eastAsia="Malgun Gothic" w:hint="eastAsia"/>
                <w:sz w:val="20"/>
                <w:szCs w:val="20"/>
                <w:lang w:eastAsia="ko-KR"/>
              </w:rPr>
              <w:t xml:space="preserve"> </w:t>
            </w:r>
            <w:r w:rsidR="00D6404D">
              <w:rPr>
                <w:rFonts w:eastAsia="Malgun Gothic" w:hint="eastAsia"/>
                <w:sz w:val="20"/>
                <w:szCs w:val="20"/>
                <w:lang w:eastAsia="ko-KR"/>
              </w:rPr>
              <w:t>시작</w:t>
            </w:r>
            <w:r w:rsidR="00D6404D">
              <w:rPr>
                <w:rFonts w:eastAsia="Malgun Gothic" w:hint="eastAsia"/>
                <w:sz w:val="20"/>
                <w:szCs w:val="20"/>
                <w:lang w:eastAsia="ko-KR"/>
              </w:rPr>
              <w:t xml:space="preserve">, History </w:t>
            </w:r>
            <w:r w:rsidR="00D6404D">
              <w:rPr>
                <w:rFonts w:eastAsia="Malgun Gothic"/>
                <w:sz w:val="20"/>
                <w:szCs w:val="20"/>
                <w:lang w:eastAsia="ko-KR"/>
              </w:rPr>
              <w:t>모드</w:t>
            </w:r>
          </w:p>
        </w:tc>
      </w:tr>
      <w:tr w:rsidR="006E059D" w:rsidRPr="002B6559" w:rsidTr="00525E30">
        <w:trPr>
          <w:trHeight w:val="56"/>
        </w:trPr>
        <w:tc>
          <w:tcPr>
            <w:tcW w:w="2126" w:type="dxa"/>
            <w:tcMar>
              <w:left w:w="108" w:type="dxa"/>
              <w:right w:w="108" w:type="dxa"/>
            </w:tcMar>
          </w:tcPr>
          <w:p w:rsidR="006E059D" w:rsidRPr="00CE5887" w:rsidRDefault="00D6404D" w:rsidP="006E059D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메이커</w:t>
            </w:r>
            <w:r w:rsidR="006E059D">
              <w:rPr>
                <w:rFonts w:ascii="Batang" w:eastAsia="Batang" w:hAnsi="Batang" w:cs="Batang" w:hint="eastAsia"/>
                <w:sz w:val="20"/>
                <w:szCs w:val="20"/>
                <w:lang w:eastAsia="ko-KR"/>
              </w:rPr>
              <w:t xml:space="preserve"> 모드</w:t>
            </w:r>
          </w:p>
        </w:tc>
        <w:tc>
          <w:tcPr>
            <w:tcW w:w="7371" w:type="dxa"/>
            <w:tcMar>
              <w:left w:w="108" w:type="dxa"/>
              <w:right w:w="108" w:type="dxa"/>
            </w:tcMar>
          </w:tcPr>
          <w:p w:rsidR="006E059D" w:rsidRDefault="006E059D" w:rsidP="006E059D">
            <w:pPr>
              <w:adjustRightInd w:val="0"/>
              <w:snapToGrid w:val="0"/>
              <w:rPr>
                <w:rFonts w:eastAsia="맑은 고딕"/>
                <w:sz w:val="20"/>
                <w:szCs w:val="20"/>
                <w:lang w:eastAsia="ko-KR"/>
              </w:rPr>
            </w:pPr>
            <w:r w:rsidRPr="00CE5887">
              <w:rPr>
                <w:rFonts w:ascii="MS Mincho" w:hAnsi="MS Mincho" w:cs="MS Mincho" w:hint="eastAsia"/>
                <w:sz w:val="20"/>
                <w:szCs w:val="20"/>
              </w:rPr>
              <w:t>・</w:t>
            </w:r>
            <w:r w:rsidR="00D6404D">
              <w:rPr>
                <w:rFonts w:eastAsia="맑은 고딕" w:hint="eastAsia"/>
                <w:sz w:val="20"/>
                <w:szCs w:val="20"/>
                <w:lang w:eastAsia="ko-KR"/>
              </w:rPr>
              <w:t xml:space="preserve">Recipe </w:t>
            </w:r>
            <w:r w:rsidR="00D6404D">
              <w:rPr>
                <w:rFonts w:eastAsia="맑은 고딕" w:hint="eastAsia"/>
                <w:sz w:val="20"/>
                <w:szCs w:val="20"/>
                <w:lang w:eastAsia="ko-KR"/>
              </w:rPr>
              <w:t>설정</w:t>
            </w:r>
          </w:p>
          <w:p w:rsidR="00D6404D" w:rsidRDefault="00D6404D" w:rsidP="006E059D">
            <w:pPr>
              <w:adjustRightInd w:val="0"/>
              <w:snapToGrid w:val="0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 w:rsidRPr="00CE5887">
              <w:rPr>
                <w:rFonts w:ascii="MS Mincho" w:hAnsi="MS Mincho" w:cs="MS Mincho" w:hint="eastAsia"/>
                <w:sz w:val="20"/>
                <w:szCs w:val="20"/>
              </w:rPr>
              <w:t>・</w:t>
            </w:r>
            <w:r>
              <w:rPr>
                <w:rFonts w:ascii="바탕" w:eastAsia="바탕" w:hAnsi="바탕" w:cs="바탕" w:hint="eastAsia"/>
                <w:sz w:val="20"/>
                <w:szCs w:val="20"/>
                <w:lang w:eastAsia="ko-KR"/>
              </w:rPr>
              <w:t>시스템 설정</w:t>
            </w:r>
          </w:p>
          <w:p w:rsidR="00D6404D" w:rsidRDefault="00D6404D" w:rsidP="006E059D">
            <w:pPr>
              <w:adjustRightInd w:val="0"/>
              <w:snapToGrid w:val="0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 w:rsidRPr="00CE5887">
              <w:rPr>
                <w:rFonts w:ascii="MS Mincho" w:hAnsi="MS Mincho" w:cs="MS Mincho" w:hint="eastAsia"/>
                <w:sz w:val="20"/>
                <w:szCs w:val="20"/>
              </w:rPr>
              <w:t>・</w:t>
            </w:r>
            <w:r>
              <w:rPr>
                <w:rFonts w:ascii="바탕" w:eastAsia="바탕" w:hAnsi="바탕" w:cs="바탕" w:hint="eastAsia"/>
                <w:sz w:val="20"/>
                <w:szCs w:val="20"/>
                <w:lang w:eastAsia="ko-KR"/>
              </w:rPr>
              <w:t>백업 및 삭제 설정</w:t>
            </w:r>
          </w:p>
          <w:p w:rsidR="006240AD" w:rsidRPr="00D6404D" w:rsidRDefault="006240AD" w:rsidP="006E059D">
            <w:pPr>
              <w:adjustRightInd w:val="0"/>
              <w:snapToGrid w:val="0"/>
              <w:rPr>
                <w:rFonts w:eastAsia="맑은 고딕"/>
                <w:sz w:val="20"/>
                <w:szCs w:val="20"/>
                <w:lang w:eastAsia="ko-KR"/>
              </w:rPr>
            </w:pPr>
            <w:r w:rsidRPr="00CE5887">
              <w:rPr>
                <w:rFonts w:ascii="MS Mincho" w:hAnsi="MS Mincho" w:cs="MS Mincho" w:hint="eastAsia"/>
                <w:sz w:val="20"/>
                <w:szCs w:val="20"/>
              </w:rPr>
              <w:t>・</w:t>
            </w:r>
            <w:r>
              <w:rPr>
                <w:rFonts w:ascii="바탕" w:eastAsia="바탕" w:hAnsi="바탕" w:cs="바탕" w:hint="eastAsia"/>
                <w:sz w:val="20"/>
                <w:szCs w:val="20"/>
                <w:lang w:eastAsia="ko-KR"/>
              </w:rPr>
              <w:t>시뮬레이션</w:t>
            </w:r>
          </w:p>
        </w:tc>
      </w:tr>
    </w:tbl>
    <w:p w:rsidR="006E059D" w:rsidRPr="00CE5887" w:rsidRDefault="006E059D" w:rsidP="006E059D">
      <w:pPr>
        <w:adjustRightInd w:val="0"/>
        <w:snapToGrid w:val="0"/>
        <w:ind w:left="233"/>
        <w:rPr>
          <w:sz w:val="20"/>
          <w:szCs w:val="20"/>
          <w:lang w:eastAsia="ko-KR"/>
        </w:rPr>
      </w:pPr>
      <w:r w:rsidRPr="00CE5887">
        <w:rPr>
          <w:rFonts w:hint="eastAsia"/>
          <w:sz w:val="20"/>
          <w:szCs w:val="20"/>
          <w:lang w:eastAsia="ko-KR"/>
        </w:rPr>
        <w:t xml:space="preserve">※　</w:t>
      </w:r>
      <w:r>
        <w:rPr>
          <w:rFonts w:ascii="Batang" w:eastAsia="Batang" w:hAnsi="Batang" w:cs="Batang" w:hint="eastAsia"/>
          <w:sz w:val="20"/>
          <w:szCs w:val="20"/>
          <w:lang w:eastAsia="ko-KR"/>
        </w:rPr>
        <w:t>소프트 기동시는 오퍼레이터 모드로 기동됩니다.</w:t>
      </w:r>
    </w:p>
    <w:p w:rsidR="006E059D" w:rsidRPr="00CE5887" w:rsidRDefault="006E059D" w:rsidP="006E059D">
      <w:pPr>
        <w:adjustRightInd w:val="0"/>
        <w:snapToGrid w:val="0"/>
        <w:ind w:left="233"/>
        <w:rPr>
          <w:sz w:val="20"/>
          <w:szCs w:val="20"/>
          <w:lang w:eastAsia="ko-KR"/>
        </w:rPr>
      </w:pPr>
      <w:r w:rsidRPr="00CE5887">
        <w:rPr>
          <w:rFonts w:hint="eastAsia"/>
          <w:sz w:val="20"/>
          <w:szCs w:val="20"/>
          <w:lang w:eastAsia="ko-KR"/>
        </w:rPr>
        <w:t xml:space="preserve">※　</w:t>
      </w:r>
      <w:r w:rsidR="006240AD">
        <w:rPr>
          <w:rFonts w:ascii="맑은 고딕" w:eastAsia="맑은 고딕" w:hAnsi="맑은 고딕" w:cs="Batang" w:hint="eastAsia"/>
          <w:sz w:val="20"/>
          <w:szCs w:val="20"/>
          <w:lang w:eastAsia="ko-KR"/>
        </w:rPr>
        <w:t>메이커</w:t>
      </w:r>
      <w:r>
        <w:rPr>
          <w:rFonts w:ascii="Batang" w:eastAsia="Batang" w:hAnsi="Batang" w:cs="Batang" w:hint="eastAsia"/>
          <w:sz w:val="20"/>
          <w:szCs w:val="20"/>
          <w:lang w:eastAsia="ko-KR"/>
        </w:rPr>
        <w:t xml:space="preserve"> 모드로 이동할 때 패스워드 입력을 요구합니다.</w:t>
      </w:r>
    </w:p>
    <w:p w:rsidR="006E059D" w:rsidRDefault="006E059D" w:rsidP="006E059D">
      <w:pPr>
        <w:adjustRightInd w:val="0"/>
        <w:snapToGrid w:val="0"/>
        <w:ind w:left="233"/>
        <w:rPr>
          <w:rFonts w:eastAsia="맑은 고딕"/>
          <w:sz w:val="20"/>
          <w:szCs w:val="20"/>
          <w:lang w:eastAsia="ko-KR"/>
        </w:rPr>
      </w:pPr>
    </w:p>
    <w:p w:rsidR="006507B9" w:rsidRDefault="006507B9" w:rsidP="006E059D">
      <w:pPr>
        <w:adjustRightInd w:val="0"/>
        <w:snapToGrid w:val="0"/>
        <w:ind w:left="233"/>
        <w:rPr>
          <w:rFonts w:eastAsia="맑은 고딕"/>
          <w:sz w:val="20"/>
          <w:szCs w:val="20"/>
          <w:lang w:eastAsia="ko-KR"/>
        </w:rPr>
      </w:pPr>
      <w:r>
        <w:rPr>
          <w:rFonts w:eastAsia="맑은 고딕" w:hint="eastAsia"/>
          <w:sz w:val="20"/>
          <w:szCs w:val="20"/>
          <w:lang w:eastAsia="ko-KR"/>
        </w:rPr>
        <w:t>&lt;</w:t>
      </w:r>
      <w:r>
        <w:rPr>
          <w:rFonts w:eastAsia="맑은 고딕" w:hint="eastAsia"/>
          <w:sz w:val="20"/>
          <w:szCs w:val="20"/>
          <w:lang w:eastAsia="ko-KR"/>
        </w:rPr>
        <w:t>검사모드</w:t>
      </w:r>
      <w:r>
        <w:rPr>
          <w:rFonts w:eastAsia="맑은 고딕" w:hint="eastAsia"/>
          <w:sz w:val="20"/>
          <w:szCs w:val="20"/>
          <w:lang w:eastAsia="ko-KR"/>
        </w:rPr>
        <w:t>&gt;</w:t>
      </w:r>
    </w:p>
    <w:p w:rsidR="00DA6B1B" w:rsidRPr="006507B9" w:rsidRDefault="00DA6B1B" w:rsidP="006E059D">
      <w:pPr>
        <w:adjustRightInd w:val="0"/>
        <w:snapToGrid w:val="0"/>
        <w:ind w:left="233"/>
        <w:rPr>
          <w:rFonts w:eastAsia="맑은 고딕"/>
          <w:sz w:val="20"/>
          <w:szCs w:val="20"/>
          <w:lang w:eastAsia="ko-KR"/>
        </w:rPr>
      </w:pPr>
      <w:r>
        <w:rPr>
          <w:rFonts w:eastAsia="맑은 고딕" w:hint="eastAsia"/>
          <w:sz w:val="20"/>
          <w:szCs w:val="20"/>
          <w:lang w:eastAsia="ko-KR"/>
        </w:rPr>
        <w:t>검사</w:t>
      </w:r>
      <w:r>
        <w:rPr>
          <w:rFonts w:eastAsia="맑은 고딕" w:hint="eastAsia"/>
          <w:sz w:val="20"/>
          <w:szCs w:val="20"/>
          <w:lang w:eastAsia="ko-KR"/>
        </w:rPr>
        <w:t xml:space="preserve"> </w:t>
      </w:r>
      <w:r>
        <w:rPr>
          <w:rFonts w:eastAsia="맑은 고딕" w:hint="eastAsia"/>
          <w:sz w:val="20"/>
          <w:szCs w:val="20"/>
          <w:lang w:eastAsia="ko-KR"/>
        </w:rPr>
        <w:t>진행</w:t>
      </w:r>
      <w:r>
        <w:rPr>
          <w:rFonts w:eastAsia="맑은 고딕" w:hint="eastAsia"/>
          <w:sz w:val="20"/>
          <w:szCs w:val="20"/>
          <w:lang w:eastAsia="ko-KR"/>
        </w:rPr>
        <w:t xml:space="preserve"> </w:t>
      </w:r>
      <w:r>
        <w:rPr>
          <w:rFonts w:eastAsia="맑은 고딕" w:hint="eastAsia"/>
          <w:sz w:val="20"/>
          <w:szCs w:val="20"/>
          <w:lang w:eastAsia="ko-KR"/>
        </w:rPr>
        <w:t>시</w:t>
      </w:r>
      <w:r>
        <w:rPr>
          <w:rFonts w:eastAsia="맑은 고딕" w:hint="eastAsia"/>
          <w:sz w:val="20"/>
          <w:szCs w:val="20"/>
          <w:lang w:eastAsia="ko-KR"/>
        </w:rPr>
        <w:t xml:space="preserve"> </w:t>
      </w:r>
      <w:r>
        <w:rPr>
          <w:rFonts w:eastAsia="맑은 고딕" w:hint="eastAsia"/>
          <w:sz w:val="20"/>
          <w:szCs w:val="20"/>
          <w:lang w:eastAsia="ko-KR"/>
        </w:rPr>
        <w:t>화면</w:t>
      </w:r>
      <w:r>
        <w:rPr>
          <w:rFonts w:eastAsia="맑은 고딕" w:hint="eastAsia"/>
          <w:sz w:val="20"/>
          <w:szCs w:val="20"/>
          <w:lang w:eastAsia="ko-KR"/>
        </w:rPr>
        <w:t xml:space="preserve"> </w:t>
      </w:r>
      <w:r>
        <w:rPr>
          <w:rFonts w:eastAsia="맑은 고딕" w:hint="eastAsia"/>
          <w:sz w:val="20"/>
          <w:szCs w:val="20"/>
          <w:lang w:eastAsia="ko-KR"/>
        </w:rPr>
        <w:t>구성입니다</w:t>
      </w:r>
      <w:r>
        <w:rPr>
          <w:rFonts w:eastAsia="맑은 고딕" w:hint="eastAsia"/>
          <w:sz w:val="20"/>
          <w:szCs w:val="20"/>
          <w:lang w:eastAsia="ko-KR"/>
        </w:rPr>
        <w:t>.</w:t>
      </w:r>
    </w:p>
    <w:p w:rsidR="006E059D" w:rsidRDefault="002666A4" w:rsidP="006E059D">
      <w:pPr>
        <w:adjustRightInd w:val="0"/>
        <w:rPr>
          <w:lang w:eastAsia="ko-KR"/>
        </w:rPr>
      </w:pPr>
      <w:r>
        <w:rPr>
          <w:noProof/>
          <w:snapToGrid/>
          <w:lang w:eastAsia="ko-KR"/>
        </w:rPr>
        <w:pict>
          <v:shape id="_x0000_s6415" type="#_x0000_t202" style="position:absolute;left:0;text-align:left;margin-left:195.2pt;margin-top:162.7pt;width:82.05pt;height:22pt;z-index:251651584">
            <v:textbox>
              <w:txbxContent>
                <w:p w:rsidR="008A59A5" w:rsidRDefault="008A59A5" w:rsidP="006507B9">
                  <w:pPr>
                    <w:rPr>
                      <w:rFonts w:ascii="바탕" w:eastAsia="바탕" w:hAnsi="바탕" w:cs="바탕"/>
                      <w:sz w:val="14"/>
                      <w:szCs w:val="14"/>
                      <w:lang w:eastAsia="ko-KR"/>
                    </w:rPr>
                  </w:pPr>
                  <w:r>
                    <w:rPr>
                      <w:rFonts w:ascii="바탕" w:eastAsia="바탕" w:hAnsi="바탕" w:cs="바탕" w:hint="eastAsia"/>
                      <w:sz w:val="14"/>
                      <w:szCs w:val="14"/>
                      <w:lang w:eastAsia="ko-KR"/>
                    </w:rPr>
                    <w:t>크롭 이미지 윈도우</w:t>
                  </w:r>
                </w:p>
                <w:p w:rsidR="008A59A5" w:rsidRPr="006507B9" w:rsidRDefault="008A59A5" w:rsidP="006507B9">
                  <w:pPr>
                    <w:rPr>
                      <w:sz w:val="14"/>
                      <w:szCs w:val="14"/>
                      <w:lang w:eastAsia="ko-KR"/>
                    </w:rPr>
                  </w:pPr>
                </w:p>
              </w:txbxContent>
            </v:textbox>
          </v:shape>
        </w:pict>
      </w:r>
      <w:r>
        <w:rPr>
          <w:noProof/>
          <w:snapToGrid/>
          <w:lang w:eastAsia="ko-KR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6414" type="#_x0000_t34" style="position:absolute;left:0;text-align:left;margin-left:277.25pt;margin-top:162.7pt;width:26.5pt;height:9pt;rotation:180;flip:y;z-index:251650560" o:connectortype="elbow" adj=",891600,-284060"/>
        </w:pict>
      </w:r>
      <w:r>
        <w:rPr>
          <w:noProof/>
          <w:snapToGrid/>
          <w:lang w:eastAsia="ko-KR"/>
        </w:rPr>
        <w:pict>
          <v:shape id="_x0000_s6412" type="#_x0000_t34" style="position:absolute;left:0;text-align:left;margin-left:278.95pt;margin-top:56.25pt;width:26.5pt;height:9pt;rotation:180;flip:y;z-index:251648512" o:connectortype="elbow" adj=",891600,-284060"/>
        </w:pict>
      </w:r>
      <w:r>
        <w:rPr>
          <w:noProof/>
          <w:snapToGrid/>
          <w:lang w:eastAsia="ko-KR"/>
        </w:rPr>
        <w:pict>
          <v:shape id="_x0000_s6413" type="#_x0000_t202" style="position:absolute;left:0;text-align:left;margin-left:206.95pt;margin-top:56.25pt;width:1in;height:22pt;z-index:251649536">
            <v:textbox>
              <w:txbxContent>
                <w:p w:rsidR="008A59A5" w:rsidRPr="006507B9" w:rsidRDefault="008A59A5">
                  <w:pPr>
                    <w:rPr>
                      <w:sz w:val="14"/>
                      <w:szCs w:val="14"/>
                      <w:lang w:eastAsia="ko-KR"/>
                    </w:rPr>
                  </w:pPr>
                  <w:r>
                    <w:rPr>
                      <w:rFonts w:ascii="바탕" w:eastAsia="바탕" w:hAnsi="바탕" w:cs="바탕" w:hint="eastAsia"/>
                      <w:sz w:val="14"/>
                      <w:szCs w:val="14"/>
                      <w:lang w:eastAsia="ko-KR"/>
                    </w:rPr>
                    <w:t xml:space="preserve"> 결과 윈도우</w:t>
                  </w:r>
                </w:p>
              </w:txbxContent>
            </v:textbox>
          </v:shape>
        </w:pict>
      </w:r>
      <w:r>
        <w:rPr>
          <w:noProof/>
          <w:snapToGrid/>
          <w:lang w:eastAsia="ko-KR"/>
        </w:rPr>
        <w:pict>
          <v:shape id="_x0000_s6417" type="#_x0000_t202" style="position:absolute;left:0;text-align:left;margin-left:356.3pt;margin-top:8.95pt;width:71.5pt;height:20.5pt;z-index:251653632">
            <v:textbox>
              <w:txbxContent>
                <w:p w:rsidR="008A59A5" w:rsidRPr="00777786" w:rsidRDefault="008A59A5">
                  <w:pPr>
                    <w:rPr>
                      <w:rFonts w:eastAsia="맑은 고딕"/>
                      <w:sz w:val="14"/>
                      <w:szCs w:val="14"/>
                      <w:lang w:eastAsia="ko-KR"/>
                    </w:rPr>
                  </w:pPr>
                  <w:r w:rsidRPr="00777786">
                    <w:rPr>
                      <w:rFonts w:eastAsia="맑은 고딕" w:hint="eastAsia"/>
                      <w:sz w:val="14"/>
                      <w:szCs w:val="14"/>
                      <w:lang w:eastAsia="ko-KR"/>
                    </w:rPr>
                    <w:t xml:space="preserve">Top </w:t>
                  </w:r>
                  <w:r w:rsidRPr="00777786">
                    <w:rPr>
                      <w:rFonts w:eastAsia="맑은 고딕" w:hint="eastAsia"/>
                      <w:sz w:val="14"/>
                      <w:szCs w:val="14"/>
                      <w:lang w:eastAsia="ko-KR"/>
                    </w:rPr>
                    <w:t>버튼</w:t>
                  </w:r>
                  <w:r w:rsidRPr="00777786">
                    <w:rPr>
                      <w:rFonts w:eastAsia="맑은 고딕" w:hint="eastAsia"/>
                      <w:sz w:val="14"/>
                      <w:szCs w:val="14"/>
                      <w:lang w:eastAsia="ko-KR"/>
                    </w:rPr>
                    <w:t xml:space="preserve"> </w:t>
                  </w:r>
                  <w:r w:rsidRPr="00777786">
                    <w:rPr>
                      <w:rFonts w:eastAsia="맑은 고딕" w:hint="eastAsia"/>
                      <w:sz w:val="14"/>
                      <w:szCs w:val="14"/>
                      <w:lang w:eastAsia="ko-KR"/>
                    </w:rPr>
                    <w:t>윈도우</w:t>
                  </w:r>
                </w:p>
              </w:txbxContent>
            </v:textbox>
          </v:shape>
        </w:pict>
      </w:r>
      <w:r>
        <w:rPr>
          <w:noProof/>
          <w:snapToGrid/>
          <w:lang w:eastAsia="ko-KR"/>
        </w:rPr>
        <w:pict>
          <v:shape id="_x0000_s6416" type="#_x0000_t34" style="position:absolute;left:0;text-align:left;margin-left:320.9pt;margin-top:16pt;width:35.4pt;height:7.45pt;rotation:180;flip:y;z-index:251652608" o:connectortype="elbow" adj=",1010561,-252000"/>
        </w:pict>
      </w:r>
      <w:r>
        <w:rPr>
          <w:noProof/>
          <w:snapToGrid/>
          <w:lang w:eastAsia="ko-KR"/>
        </w:rPr>
        <w:pict>
          <v:shape id="_x0000_s6410" type="#_x0000_t34" style="position:absolute;left:0;text-align:left;margin-left:81.8pt;margin-top:190.75pt;width:40.5pt;height:14.2pt;z-index:251646464" o:connectortype="elbow" o:regroupid="2" adj=",-769690,-73867"/>
        </w:pict>
      </w:r>
      <w:r>
        <w:rPr>
          <w:noProof/>
          <w:snapToGrid/>
          <w:lang w:eastAsia="ko-KR"/>
        </w:rPr>
        <w:pict>
          <v:shape id="_x0000_s6411" type="#_x0000_t202" style="position:absolute;left:0;text-align:left;margin-left:116.55pt;margin-top:194.8pt;width:73.75pt;height:20.95pt;z-index:251647488" o:regroupid="2">
            <v:textbox style="mso-next-textbox:#_x0000_s6411">
              <w:txbxContent>
                <w:p w:rsidR="008A59A5" w:rsidRPr="006240AD" w:rsidRDefault="008A59A5" w:rsidP="000923D9">
                  <w:pPr>
                    <w:rPr>
                      <w:sz w:val="14"/>
                      <w:szCs w:val="14"/>
                    </w:rPr>
                  </w:pPr>
                  <w:r>
                    <w:rPr>
                      <w:rFonts w:ascii="바탕" w:eastAsia="바탕" w:hAnsi="바탕" w:cs="바탕" w:hint="eastAsia"/>
                      <w:sz w:val="14"/>
                      <w:szCs w:val="14"/>
                      <w:lang w:eastAsia="ko-KR"/>
                    </w:rPr>
                    <w:t xml:space="preserve"> LOT 이력 윈도우</w:t>
                  </w:r>
                </w:p>
              </w:txbxContent>
            </v:textbox>
          </v:shape>
        </w:pict>
      </w:r>
      <w:r>
        <w:rPr>
          <w:noProof/>
          <w:snapToGrid/>
          <w:lang w:eastAsia="ko-KR"/>
        </w:rPr>
        <w:pict>
          <v:group id="_x0000_s6408" style="position:absolute;left:0;text-align:left;margin-left:88.8pt;margin-top:85.75pt;width:104.5pt;height:25pt;z-index:251645440" coordorigin="2910,7520" coordsize="1580,493">
            <v:shape id="_x0000_s6406" type="#_x0000_t34" style="position:absolute;left:2910;top:7520;width:560;height:280" o:connectortype="elbow" adj=",-580114,-112243"/>
            <v:shape id="_x0000_s6407" type="#_x0000_t202" style="position:absolute;left:3470;top:7600;width:1020;height:413">
              <v:textbox>
                <w:txbxContent>
                  <w:p w:rsidR="008A59A5" w:rsidRPr="006240AD" w:rsidRDefault="008A59A5">
                    <w:pPr>
                      <w:rPr>
                        <w:sz w:val="14"/>
                        <w:szCs w:val="14"/>
                      </w:rPr>
                    </w:pPr>
                    <w:r>
                      <w:rPr>
                        <w:rFonts w:ascii="바탕" w:eastAsia="바탕" w:hAnsi="바탕" w:cs="바탕" w:hint="eastAsia"/>
                        <w:sz w:val="14"/>
                        <w:szCs w:val="14"/>
                        <w:lang w:eastAsia="ko-KR"/>
                      </w:rPr>
                      <w:t>검사 정보 윈도우</w:t>
                    </w:r>
                  </w:p>
                </w:txbxContent>
              </v:textbox>
            </v:shape>
          </v:group>
        </w:pict>
      </w:r>
      <w:r w:rsidR="00777786" w:rsidRPr="00777786">
        <w:rPr>
          <w:noProof/>
          <w:snapToGrid/>
          <w:lang w:eastAsia="ko-KR"/>
        </w:rPr>
        <w:pict>
          <v:shape id="그림 2" o:spid="_x0000_i1028" type="#_x0000_t75" alt="검사화면.png" style="width:481.45pt;height:271.1pt;visibility:visible">
            <v:imagedata r:id="rId12" o:title="검사화면"/>
          </v:shape>
        </w:pict>
      </w:r>
    </w:p>
    <w:p w:rsidR="006507B9" w:rsidRDefault="006507B9" w:rsidP="006E059D">
      <w:pPr>
        <w:rPr>
          <w:rFonts w:eastAsia="Malgun Gothic"/>
          <w:lang w:eastAsia="ko-KR"/>
        </w:rPr>
      </w:pPr>
    </w:p>
    <w:p w:rsidR="006507B9" w:rsidRDefault="006507B9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6E059D" w:rsidRDefault="006507B9" w:rsidP="006E059D">
      <w:pPr>
        <w:rPr>
          <w:rFonts w:eastAsia="Malgun Gothic"/>
          <w:lang w:eastAsia="ko-KR"/>
        </w:rPr>
      </w:pPr>
      <w:r>
        <w:rPr>
          <w:rFonts w:eastAsia="Malgun Gothic" w:hint="eastAsia"/>
          <w:lang w:eastAsia="ko-KR"/>
        </w:rPr>
        <w:t xml:space="preserve">&lt;History </w:t>
      </w:r>
      <w:r>
        <w:rPr>
          <w:rFonts w:eastAsia="Malgun Gothic" w:hint="eastAsia"/>
          <w:lang w:eastAsia="ko-KR"/>
        </w:rPr>
        <w:t>모드</w:t>
      </w:r>
      <w:r>
        <w:rPr>
          <w:rFonts w:eastAsia="Malgun Gothic" w:hint="eastAsia"/>
          <w:lang w:eastAsia="ko-KR"/>
        </w:rPr>
        <w:t>&gt;</w:t>
      </w:r>
    </w:p>
    <w:p w:rsidR="00DA6B1B" w:rsidRDefault="00DA6B1B" w:rsidP="006E059D">
      <w:pPr>
        <w:rPr>
          <w:rFonts w:eastAsia="Malgun Gothic"/>
          <w:lang w:eastAsia="ko-KR"/>
        </w:rPr>
      </w:pPr>
      <w:r>
        <w:rPr>
          <w:rFonts w:eastAsia="Malgun Gothic" w:hint="eastAsia"/>
          <w:lang w:eastAsia="ko-KR"/>
        </w:rPr>
        <w:t>결과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조회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시에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화면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구성입니다</w:t>
      </w:r>
      <w:r>
        <w:rPr>
          <w:rFonts w:eastAsia="Malgun Gothic" w:hint="eastAsia"/>
          <w:lang w:eastAsia="ko-KR"/>
        </w:rPr>
        <w:t>.</w:t>
      </w:r>
    </w:p>
    <w:p w:rsidR="006507B9" w:rsidRDefault="00777786" w:rsidP="006E059D">
      <w:pPr>
        <w:rPr>
          <w:rFonts w:eastAsia="Malgun Gothic"/>
          <w:lang w:eastAsia="ko-KR"/>
        </w:rPr>
      </w:pPr>
      <w:r w:rsidRPr="00777786">
        <w:rPr>
          <w:rFonts w:eastAsia="Malgun Gothic"/>
          <w:noProof/>
          <w:snapToGrid/>
          <w:lang w:eastAsia="ko-KR"/>
        </w:rPr>
        <w:pict>
          <v:shape id="그림 3" o:spid="_x0000_i1029" type="#_x0000_t75" alt="History화면.png" style="width:482.7pt;height:271.1pt;visibility:visible">
            <v:imagedata r:id="rId13" o:title="History화면"/>
          </v:shape>
        </w:pict>
      </w:r>
      <w:r w:rsidR="002666A4">
        <w:rPr>
          <w:rFonts w:eastAsia="Malgun Gothic"/>
          <w:noProof/>
          <w:snapToGrid/>
          <w:lang w:eastAsia="ko-KR"/>
        </w:rPr>
        <w:pict>
          <v:shape id="_x0000_s6420" type="#_x0000_t202" style="position:absolute;left:0;text-align:left;margin-left:35.8pt;margin-top:84.95pt;width:75pt;height:21pt;z-index:251656704;mso-position-horizontal-relative:text;mso-position-vertical-relative:text">
            <v:textbox>
              <w:txbxContent>
                <w:p w:rsidR="008A59A5" w:rsidRPr="006507B9" w:rsidRDefault="008A59A5">
                  <w:pPr>
                    <w:rPr>
                      <w:sz w:val="14"/>
                      <w:szCs w:val="14"/>
                    </w:rPr>
                  </w:pPr>
                  <w:r>
                    <w:rPr>
                      <w:rFonts w:ascii="바탕" w:eastAsia="바탕" w:hAnsi="바탕" w:cs="바탕" w:hint="eastAsia"/>
                      <w:sz w:val="14"/>
                      <w:szCs w:val="14"/>
                      <w:lang w:eastAsia="ko-KR"/>
                    </w:rPr>
                    <w:t>검색 결과 윈도우</w:t>
                  </w:r>
                </w:p>
              </w:txbxContent>
            </v:textbox>
          </v:shape>
        </w:pict>
      </w:r>
      <w:r w:rsidR="002666A4">
        <w:rPr>
          <w:rFonts w:eastAsia="Malgun Gothic"/>
          <w:noProof/>
          <w:snapToGrid/>
          <w:lang w:eastAsia="ko-KR"/>
        </w:rPr>
        <w:pict>
          <v:shape id="_x0000_s6419" type="#_x0000_t202" style="position:absolute;left:0;text-align:left;margin-left:219.8pt;margin-top:29.45pt;width:70pt;height:21pt;z-index:251655680;mso-position-horizontal-relative:text;mso-position-vertical-relative:text">
            <v:textbox>
              <w:txbxContent>
                <w:p w:rsidR="008A59A5" w:rsidRPr="006507B9" w:rsidRDefault="008A59A5">
                  <w:pPr>
                    <w:rPr>
                      <w:sz w:val="14"/>
                      <w:szCs w:val="14"/>
                    </w:rPr>
                  </w:pPr>
                  <w:r>
                    <w:rPr>
                      <w:rFonts w:ascii="바탕" w:eastAsia="바탕" w:hAnsi="바탕" w:cs="바탕" w:hint="eastAsia"/>
                      <w:sz w:val="14"/>
                      <w:szCs w:val="14"/>
                      <w:lang w:eastAsia="ko-KR"/>
                    </w:rPr>
                    <w:t>검색 설정 윈도우</w:t>
                  </w:r>
                </w:p>
              </w:txbxContent>
            </v:textbox>
          </v:shape>
        </w:pict>
      </w:r>
      <w:r w:rsidR="002666A4">
        <w:rPr>
          <w:rFonts w:eastAsia="Malgun Gothic"/>
          <w:noProof/>
          <w:snapToGrid/>
          <w:lang w:eastAsia="ko-KR"/>
        </w:rPr>
        <w:pict>
          <v:shape id="_x0000_s6418" type="#_x0000_t34" style="position:absolute;left:0;text-align:left;margin-left:187.3pt;margin-top:38.45pt;width:32.5pt;height:7pt;flip:y;z-index:251654656;mso-position-horizontal-relative:text;mso-position-vertical-relative:text" o:connectortype="elbow" adj=",402686,-162166"/>
        </w:pict>
      </w:r>
    </w:p>
    <w:p w:rsidR="005B5A68" w:rsidRPr="008F23C4" w:rsidRDefault="005B5A68" w:rsidP="005B5A68">
      <w:pPr>
        <w:adjustRightInd w:val="0"/>
      </w:pPr>
    </w:p>
    <w:p w:rsidR="00084BB8" w:rsidRDefault="00084BB8" w:rsidP="00084BB8">
      <w:pPr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&lt;</w:t>
      </w:r>
      <w:r>
        <w:rPr>
          <w:rFonts w:eastAsia="맑은 고딕" w:hint="eastAsia"/>
          <w:lang w:eastAsia="ko-KR"/>
        </w:rPr>
        <w:t>저장경로</w:t>
      </w:r>
      <w:r>
        <w:rPr>
          <w:rFonts w:eastAsia="맑은 고딕" w:hint="eastAsia"/>
          <w:lang w:eastAsia="ko-KR"/>
        </w:rPr>
        <w:t>&gt;</w:t>
      </w:r>
    </w:p>
    <w:p w:rsidR="00DA6B1B" w:rsidRDefault="00DA6B1B" w:rsidP="00084BB8">
      <w:pPr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저장경로를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설정하는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화면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구성입니다</w:t>
      </w:r>
      <w:r>
        <w:rPr>
          <w:rFonts w:eastAsia="맑은 고딕" w:hint="eastAsia"/>
          <w:lang w:eastAsia="ko-KR"/>
        </w:rPr>
        <w:t>.</w:t>
      </w:r>
    </w:p>
    <w:p w:rsidR="00084BB8" w:rsidRDefault="002666A4" w:rsidP="00084BB8">
      <w:pPr>
        <w:rPr>
          <w:rFonts w:eastAsia="맑은 고딕"/>
          <w:lang w:eastAsia="ko-KR"/>
        </w:rPr>
      </w:pPr>
      <w:r>
        <w:rPr>
          <w:rFonts w:eastAsia="맑은 고딕"/>
          <w:noProof/>
          <w:snapToGrid/>
          <w:lang w:eastAsia="ko-K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432" type="#_x0000_t32" style="position:absolute;left:0;text-align:left;margin-left:372.8pt;margin-top:87.4pt;width:26.3pt;height:0;z-index:251660800" o:connectortype="straight"/>
        </w:pict>
      </w:r>
      <w:r>
        <w:rPr>
          <w:rFonts w:eastAsia="맑은 고딕"/>
          <w:noProof/>
          <w:snapToGrid/>
          <w:lang w:eastAsia="ko-KR"/>
        </w:rPr>
        <w:pict>
          <v:shape id="_x0000_s6431" type="#_x0000_t202" style="position:absolute;left:0;text-align:left;margin-left:399.1pt;margin-top:79.25pt;width:88.9pt;height:19.45pt;z-index:251659776" filled="f">
            <v:textbox>
              <w:txbxContent>
                <w:p w:rsidR="008A59A5" w:rsidRPr="009413BC" w:rsidRDefault="008A59A5">
                  <w:pPr>
                    <w:rPr>
                      <w:rFonts w:ascii="바탕" w:eastAsia="바탕" w:hAnsi="바탕" w:cs="바탕"/>
                      <w:sz w:val="16"/>
                      <w:szCs w:val="16"/>
                      <w:lang w:eastAsia="ko-KR"/>
                    </w:rPr>
                  </w:pPr>
                  <w:r w:rsidRPr="009413BC">
                    <w:rPr>
                      <w:rFonts w:ascii="바탕" w:eastAsia="바탕" w:hAnsi="바탕" w:cs="바탕" w:hint="eastAsia"/>
                      <w:sz w:val="16"/>
                      <w:szCs w:val="16"/>
                      <w:lang w:eastAsia="ko-KR"/>
                    </w:rPr>
                    <w:t>경로 폴더 접근 버튼</w:t>
                  </w:r>
                </w:p>
                <w:p w:rsidR="008A59A5" w:rsidRPr="009413BC" w:rsidRDefault="008A59A5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eastAsia="맑은 고딕"/>
          <w:noProof/>
          <w:snapToGrid/>
          <w:lang w:eastAsia="ko-KR"/>
        </w:rPr>
        <w:pict>
          <v:shape id="_x0000_s6429" type="#_x0000_t202" style="position:absolute;left:0;text-align:left;margin-left:110.15pt;margin-top:133.65pt;width:54pt;height:23.8pt;z-index:251658752">
            <v:textbox>
              <w:txbxContent>
                <w:p w:rsidR="008A59A5" w:rsidRPr="009413BC" w:rsidRDefault="008A59A5">
                  <w:pPr>
                    <w:rPr>
                      <w:sz w:val="16"/>
                      <w:szCs w:val="16"/>
                    </w:rPr>
                  </w:pPr>
                  <w:r w:rsidRPr="009413BC">
                    <w:rPr>
                      <w:rFonts w:ascii="바탕" w:eastAsia="바탕" w:hAnsi="바탕" w:cs="바탕" w:hint="eastAsia"/>
                      <w:sz w:val="16"/>
                      <w:szCs w:val="16"/>
                      <w:lang w:eastAsia="ko-KR"/>
                    </w:rPr>
                    <w:t>경로 정보</w:t>
                  </w:r>
                </w:p>
              </w:txbxContent>
            </v:textbox>
          </v:shape>
        </w:pict>
      </w:r>
      <w:r>
        <w:rPr>
          <w:rFonts w:eastAsia="맑은 고딕"/>
          <w:noProof/>
          <w:snapToGrid/>
          <w:lang w:eastAsia="ko-KR"/>
        </w:rPr>
        <w:pict>
          <v:shape id="_x0000_s6428" type="#_x0000_t32" style="position:absolute;left:0;text-align:left;margin-left:136.15pt;margin-top:108.7pt;width:0;height:23.8pt;z-index:251657728" o:connectortype="straight"/>
        </w:pict>
      </w:r>
      <w:r w:rsidR="00777786" w:rsidRPr="00777786">
        <w:rPr>
          <w:rFonts w:eastAsia="맑은 고딕"/>
          <w:noProof/>
          <w:snapToGrid/>
          <w:lang w:eastAsia="ko-KR"/>
        </w:rPr>
        <w:pict>
          <v:shape id="그림 8" o:spid="_x0000_i1030" type="#_x0000_t75" style="width:398.8pt;height:152.15pt;visibility:visible">
            <v:imagedata r:id="rId14" o:title=""/>
          </v:shape>
        </w:pict>
      </w:r>
    </w:p>
    <w:p w:rsidR="00084BB8" w:rsidRDefault="00084BB8" w:rsidP="00084BB8">
      <w:pPr>
        <w:rPr>
          <w:rFonts w:eastAsia="맑은 고딕"/>
          <w:lang w:eastAsia="ko-KR"/>
        </w:rPr>
      </w:pPr>
    </w:p>
    <w:p w:rsidR="009413BC" w:rsidRDefault="009413BC" w:rsidP="00084BB8">
      <w:pPr>
        <w:rPr>
          <w:rFonts w:eastAsia="맑은 고딕"/>
          <w:lang w:eastAsia="ko-KR"/>
        </w:rPr>
      </w:pPr>
    </w:p>
    <w:p w:rsidR="00DA6B1B" w:rsidRDefault="00DA6B1B" w:rsidP="00084BB8">
      <w:pPr>
        <w:rPr>
          <w:rFonts w:eastAsia="맑은 고딕"/>
          <w:lang w:eastAsia="ko-KR"/>
        </w:rPr>
      </w:pPr>
    </w:p>
    <w:p w:rsidR="00DA6B1B" w:rsidRDefault="00DA6B1B" w:rsidP="00084BB8">
      <w:pPr>
        <w:rPr>
          <w:rFonts w:eastAsia="맑은 고딕"/>
          <w:lang w:eastAsia="ko-KR"/>
        </w:rPr>
      </w:pPr>
    </w:p>
    <w:p w:rsidR="00DA6B1B" w:rsidRDefault="00DA6B1B" w:rsidP="00084BB8">
      <w:pPr>
        <w:rPr>
          <w:rFonts w:eastAsia="맑은 고딕"/>
          <w:lang w:eastAsia="ko-KR"/>
        </w:rPr>
      </w:pPr>
    </w:p>
    <w:p w:rsidR="00DA6B1B" w:rsidRDefault="00DA6B1B" w:rsidP="00084BB8">
      <w:pPr>
        <w:rPr>
          <w:rFonts w:eastAsia="맑은 고딕"/>
          <w:lang w:eastAsia="ko-KR"/>
        </w:rPr>
      </w:pPr>
    </w:p>
    <w:p w:rsidR="00DA6B1B" w:rsidRDefault="00DA6B1B" w:rsidP="00084BB8">
      <w:pPr>
        <w:rPr>
          <w:rFonts w:eastAsia="맑은 고딕"/>
          <w:lang w:eastAsia="ko-KR"/>
        </w:rPr>
      </w:pPr>
    </w:p>
    <w:p w:rsidR="00DA6B1B" w:rsidRDefault="00DA6B1B" w:rsidP="00084BB8">
      <w:pPr>
        <w:rPr>
          <w:rFonts w:eastAsia="맑은 고딕"/>
          <w:lang w:eastAsia="ko-KR"/>
        </w:rPr>
      </w:pPr>
    </w:p>
    <w:p w:rsidR="009413BC" w:rsidRDefault="009413BC" w:rsidP="00084BB8">
      <w:pPr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&lt;</w:t>
      </w:r>
      <w:r>
        <w:rPr>
          <w:rFonts w:eastAsia="맑은 고딕" w:hint="eastAsia"/>
          <w:lang w:eastAsia="ko-KR"/>
        </w:rPr>
        <w:t>시뮬레이션</w:t>
      </w:r>
      <w:r>
        <w:rPr>
          <w:rFonts w:eastAsia="맑은 고딕" w:hint="eastAsia"/>
          <w:lang w:eastAsia="ko-KR"/>
        </w:rPr>
        <w:t>&gt;</w:t>
      </w:r>
    </w:p>
    <w:p w:rsidR="00DA6B1B" w:rsidRDefault="00DA6B1B" w:rsidP="00084BB8">
      <w:pPr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이미지로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시뮬레이션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확인하는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화면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구성입니다</w:t>
      </w:r>
      <w:r>
        <w:rPr>
          <w:rFonts w:eastAsia="맑은 고딕" w:hint="eastAsia"/>
          <w:lang w:eastAsia="ko-KR"/>
        </w:rPr>
        <w:t>.</w:t>
      </w:r>
    </w:p>
    <w:p w:rsidR="009413BC" w:rsidRDefault="009413BC" w:rsidP="00084BB8">
      <w:pPr>
        <w:rPr>
          <w:rFonts w:eastAsia="맑은 고딕"/>
          <w:noProof/>
          <w:snapToGrid/>
          <w:lang w:eastAsia="ko-KR"/>
        </w:rPr>
      </w:pPr>
    </w:p>
    <w:p w:rsidR="00597C4C" w:rsidRPr="00084BB8" w:rsidRDefault="00777786" w:rsidP="00084BB8">
      <w:pPr>
        <w:rPr>
          <w:rFonts w:eastAsia="맑은 고딕"/>
          <w:lang w:eastAsia="ko-KR"/>
        </w:rPr>
        <w:sectPr w:rsidR="00597C4C" w:rsidRPr="00084BB8">
          <w:pgSz w:w="11906" w:h="16838" w:code="9"/>
          <w:pgMar w:top="1701" w:right="1134" w:bottom="1134" w:left="1134" w:header="851" w:footer="851" w:gutter="0"/>
          <w:cols w:space="425"/>
          <w:docGrid w:type="linesAndChars" w:linePitch="291" w:charSpace="-1073"/>
        </w:sectPr>
      </w:pPr>
      <w:r w:rsidRPr="00777786">
        <w:rPr>
          <w:rFonts w:eastAsia="맑은 고딕"/>
          <w:noProof/>
          <w:snapToGrid/>
          <w:lang w:eastAsia="ko-KR"/>
        </w:rPr>
        <w:pict>
          <v:shape id="그림 22" o:spid="_x0000_i1031" type="#_x0000_t75" style="width:482.7pt;height:261.1pt;visibility:visible">
            <v:imagedata r:id="rId15" o:title=""/>
          </v:shape>
        </w:pict>
      </w:r>
    </w:p>
    <w:p w:rsidR="006E059D" w:rsidRDefault="009413BC" w:rsidP="00D628B7">
      <w:pPr>
        <w:pStyle w:val="21"/>
      </w:pPr>
      <w:bookmarkStart w:id="16" w:name="_Toc107853696"/>
      <w:r>
        <w:rPr>
          <w:rFonts w:hint="eastAsia"/>
        </w:rPr>
        <w:lastRenderedPageBreak/>
        <w:t xml:space="preserve">Top </w:t>
      </w:r>
      <w:r>
        <w:rPr>
          <w:rFonts w:ascii="바탕" w:eastAsia="바탕" w:hAnsi="바탕" w:cs="바탕" w:hint="eastAsia"/>
        </w:rPr>
        <w:t>버튼</w:t>
      </w:r>
      <w:r>
        <w:rPr>
          <w:rFonts w:hint="eastAsia"/>
        </w:rPr>
        <w:t xml:space="preserve"> </w:t>
      </w:r>
      <w:r>
        <w:rPr>
          <w:rFonts w:ascii="바탕" w:eastAsia="바탕" w:hAnsi="바탕" w:cs="바탕" w:hint="eastAsia"/>
        </w:rPr>
        <w:t>윈도우</w:t>
      </w:r>
      <w:bookmarkEnd w:id="16"/>
    </w:p>
    <w:p w:rsidR="006E059D" w:rsidRDefault="0079214F" w:rsidP="006E059D">
      <w:pPr>
        <w:rPr>
          <w:rFonts w:eastAsia="Malgun Gothic"/>
          <w:lang w:eastAsia="ko-KR"/>
        </w:rPr>
      </w:pPr>
      <w:r>
        <w:rPr>
          <w:rFonts w:eastAsia="Malgun Gothic" w:hint="eastAsia"/>
          <w:lang w:eastAsia="ko-KR"/>
        </w:rPr>
        <w:t xml:space="preserve">Top </w:t>
      </w:r>
      <w:r>
        <w:rPr>
          <w:rFonts w:eastAsia="Malgun Gothic" w:hint="eastAsia"/>
          <w:lang w:eastAsia="ko-KR"/>
        </w:rPr>
        <w:t>버튼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윈도우에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대한</w:t>
      </w:r>
      <w:r>
        <w:rPr>
          <w:rFonts w:eastAsia="Malgun Gothic" w:hint="eastAsia"/>
          <w:lang w:eastAsia="ko-KR"/>
        </w:rPr>
        <w:t xml:space="preserve"> </w:t>
      </w:r>
      <w:r w:rsidR="00E96B94">
        <w:rPr>
          <w:rFonts w:eastAsia="Malgun Gothic" w:hint="eastAsia"/>
          <w:lang w:eastAsia="ko-KR"/>
        </w:rPr>
        <w:t>설명입니다</w:t>
      </w:r>
      <w:r w:rsidR="00E96B94">
        <w:rPr>
          <w:rFonts w:eastAsia="Malgun Gothic" w:hint="eastAsia"/>
          <w:lang w:eastAsia="ko-KR"/>
        </w:rPr>
        <w:t>.</w:t>
      </w:r>
    </w:p>
    <w:p w:rsidR="00E96B94" w:rsidRDefault="00777786" w:rsidP="0079214F">
      <w:pPr>
        <w:adjustRightInd w:val="0"/>
        <w:snapToGrid w:val="0"/>
        <w:ind w:left="193"/>
        <w:rPr>
          <w:rFonts w:eastAsia="맑은 고딕"/>
          <w:lang w:eastAsia="ko-KR"/>
        </w:rPr>
      </w:pPr>
      <w:r w:rsidRPr="00777786">
        <w:rPr>
          <w:rFonts w:eastAsia="맑은 고딕"/>
          <w:noProof/>
          <w:snapToGrid/>
          <w:lang w:eastAsia="ko-KR"/>
        </w:rPr>
        <w:pict>
          <v:shape id="그림 25" o:spid="_x0000_i1032" type="#_x0000_t75" style="width:481.45pt;height:19.4pt;visibility:visible">
            <v:imagedata r:id="rId16" o:title="" croptop="2672f" cropbottom="57992f"/>
          </v:shape>
        </w:pict>
      </w:r>
    </w:p>
    <w:p w:rsidR="0079214F" w:rsidRDefault="0079214F" w:rsidP="0079214F">
      <w:pPr>
        <w:adjustRightInd w:val="0"/>
        <w:snapToGrid w:val="0"/>
        <w:ind w:left="193"/>
        <w:rPr>
          <w:rFonts w:eastAsia="맑은 고딕"/>
          <w:lang w:eastAsia="ko-KR"/>
        </w:rPr>
      </w:pPr>
    </w:p>
    <w:tbl>
      <w:tblPr>
        <w:tblW w:w="0" w:type="auto"/>
        <w:tblInd w:w="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21"/>
        <w:gridCol w:w="5440"/>
      </w:tblGrid>
      <w:tr w:rsidR="0079214F" w:rsidTr="00777786">
        <w:trPr>
          <w:trHeight w:val="397"/>
        </w:trPr>
        <w:tc>
          <w:tcPr>
            <w:tcW w:w="2183" w:type="dxa"/>
          </w:tcPr>
          <w:p w:rsidR="0079214F" w:rsidRPr="00777786" w:rsidRDefault="0079214F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명칭</w:t>
            </w:r>
          </w:p>
        </w:tc>
        <w:tc>
          <w:tcPr>
            <w:tcW w:w="7478" w:type="dxa"/>
          </w:tcPr>
          <w:p w:rsidR="0079214F" w:rsidRPr="00777786" w:rsidRDefault="0079214F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설명</w:t>
            </w:r>
          </w:p>
        </w:tc>
      </w:tr>
      <w:tr w:rsidR="0079214F" w:rsidTr="00777786">
        <w:trPr>
          <w:trHeight w:val="397"/>
        </w:trPr>
        <w:tc>
          <w:tcPr>
            <w:tcW w:w="2183" w:type="dxa"/>
          </w:tcPr>
          <w:p w:rsidR="0079214F" w:rsidRPr="00777786" w:rsidRDefault="00597C4C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>
              <w:object w:dxaOrig="1185" w:dyaOrig="645">
                <v:shape id="_x0000_i1033" type="#_x0000_t75" style="width:59.5pt;height:32.55pt" o:ole="">
                  <v:imagedata r:id="rId17" o:title=""/>
                </v:shape>
                <o:OLEObject Type="Embed" ProgID="PBrush" ShapeID="_x0000_i1033" DrawAspect="Content" ObjectID="_1718467085" r:id="rId18"/>
              </w:object>
            </w:r>
          </w:p>
        </w:tc>
        <w:tc>
          <w:tcPr>
            <w:tcW w:w="7478" w:type="dxa"/>
          </w:tcPr>
          <w:p w:rsidR="0079214F" w:rsidRPr="00777786" w:rsidRDefault="0079214F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메인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화면을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검사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모드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화면으로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표시합니다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.</w:t>
            </w:r>
          </w:p>
        </w:tc>
      </w:tr>
      <w:tr w:rsidR="0079214F" w:rsidTr="00777786">
        <w:trPr>
          <w:trHeight w:val="397"/>
        </w:trPr>
        <w:tc>
          <w:tcPr>
            <w:tcW w:w="2183" w:type="dxa"/>
          </w:tcPr>
          <w:p w:rsidR="0079214F" w:rsidRPr="00777786" w:rsidRDefault="00597C4C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>
              <w:object w:dxaOrig="1230" w:dyaOrig="645">
                <v:shape id="_x0000_i1034" type="#_x0000_t75" style="width:61.35pt;height:32.55pt" o:ole="">
                  <v:imagedata r:id="rId19" o:title=""/>
                </v:shape>
                <o:OLEObject Type="Embed" ProgID="PBrush" ShapeID="_x0000_i1034" DrawAspect="Content" ObjectID="_1718467086" r:id="rId20"/>
              </w:object>
            </w:r>
          </w:p>
        </w:tc>
        <w:tc>
          <w:tcPr>
            <w:tcW w:w="7478" w:type="dxa"/>
          </w:tcPr>
          <w:p w:rsidR="0079214F" w:rsidRPr="00777786" w:rsidRDefault="0079214F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이전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진행한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검사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결과를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조회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확인할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수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있는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화면을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표시합니다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.</w:t>
            </w:r>
          </w:p>
        </w:tc>
      </w:tr>
      <w:tr w:rsidR="0079214F" w:rsidTr="00777786">
        <w:trPr>
          <w:trHeight w:val="397"/>
        </w:trPr>
        <w:tc>
          <w:tcPr>
            <w:tcW w:w="2183" w:type="dxa"/>
          </w:tcPr>
          <w:p w:rsidR="0079214F" w:rsidRPr="00777786" w:rsidRDefault="00597C4C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>
              <w:object w:dxaOrig="1200" w:dyaOrig="615">
                <v:shape id="_x0000_i1035" type="#_x0000_t75" style="width:60.1pt;height:30.7pt" o:ole="">
                  <v:imagedata r:id="rId21" o:title=""/>
                </v:shape>
                <o:OLEObject Type="Embed" ProgID="PBrush" ShapeID="_x0000_i1035" DrawAspect="Content" ObjectID="_1718467087" r:id="rId22"/>
              </w:object>
            </w:r>
          </w:p>
        </w:tc>
        <w:tc>
          <w:tcPr>
            <w:tcW w:w="7478" w:type="dxa"/>
          </w:tcPr>
          <w:p w:rsidR="0079214F" w:rsidRPr="00777786" w:rsidRDefault="007219B5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CSV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저장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경로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, NG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이미지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경로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, OK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이미지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경로를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설정할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수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있는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창이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표시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됩니다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.</w:t>
            </w:r>
          </w:p>
        </w:tc>
      </w:tr>
      <w:tr w:rsidR="0079214F" w:rsidTr="00777786">
        <w:trPr>
          <w:trHeight w:val="397"/>
        </w:trPr>
        <w:tc>
          <w:tcPr>
            <w:tcW w:w="2183" w:type="dxa"/>
          </w:tcPr>
          <w:p w:rsidR="0079214F" w:rsidRPr="00777786" w:rsidRDefault="00597C4C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>
              <w:object w:dxaOrig="1215" w:dyaOrig="615">
                <v:shape id="_x0000_i1036" type="#_x0000_t75" style="width:60.75pt;height:30.7pt" o:ole="">
                  <v:imagedata r:id="rId23" o:title=""/>
                </v:shape>
                <o:OLEObject Type="Embed" ProgID="PBrush" ShapeID="_x0000_i1036" DrawAspect="Content" ObjectID="_1718467088" r:id="rId24"/>
              </w:object>
            </w:r>
          </w:p>
        </w:tc>
        <w:tc>
          <w:tcPr>
            <w:tcW w:w="7478" w:type="dxa"/>
          </w:tcPr>
          <w:p w:rsidR="0079214F" w:rsidRPr="00777786" w:rsidRDefault="007219B5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검사를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시작하는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버튼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입니다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.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해당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버튼을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누르면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검사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대기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상태로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들어가서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제품이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진행되면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검사를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시작합니다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.</w:t>
            </w:r>
          </w:p>
        </w:tc>
      </w:tr>
      <w:tr w:rsidR="0079214F" w:rsidTr="00777786">
        <w:trPr>
          <w:trHeight w:val="397"/>
        </w:trPr>
        <w:tc>
          <w:tcPr>
            <w:tcW w:w="2183" w:type="dxa"/>
          </w:tcPr>
          <w:p w:rsidR="0079214F" w:rsidRPr="00777786" w:rsidRDefault="00597C4C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>
              <w:object w:dxaOrig="1215" w:dyaOrig="630">
                <v:shape id="_x0000_i1037" type="#_x0000_t75" style="width:60.75pt;height:31.3pt" o:ole="">
                  <v:imagedata r:id="rId25" o:title=""/>
                </v:shape>
                <o:OLEObject Type="Embed" ProgID="PBrush" ShapeID="_x0000_i1037" DrawAspect="Content" ObjectID="_1718467089" r:id="rId26"/>
              </w:object>
            </w:r>
          </w:p>
        </w:tc>
        <w:tc>
          <w:tcPr>
            <w:tcW w:w="7478" w:type="dxa"/>
          </w:tcPr>
          <w:p w:rsidR="0079214F" w:rsidRPr="00777786" w:rsidRDefault="007219B5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검사를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종료하는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버튼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입니다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.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해당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버튼을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누르면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검사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종료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상태로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변경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됩니다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.</w:t>
            </w:r>
          </w:p>
        </w:tc>
      </w:tr>
      <w:tr w:rsidR="000639A8" w:rsidTr="00777786">
        <w:trPr>
          <w:trHeight w:val="397"/>
        </w:trPr>
        <w:tc>
          <w:tcPr>
            <w:tcW w:w="2183" w:type="dxa"/>
          </w:tcPr>
          <w:p w:rsidR="000639A8" w:rsidRDefault="000639A8" w:rsidP="00777786">
            <w:pPr>
              <w:adjustRightInd w:val="0"/>
              <w:snapToGrid w:val="0"/>
            </w:pPr>
            <w:r>
              <w:object w:dxaOrig="4005" w:dyaOrig="600">
                <v:shape id="_x0000_i1038" type="#_x0000_t75" style="width:200.35pt;height:30.05pt" o:ole="">
                  <v:imagedata r:id="rId27" o:title=""/>
                </v:shape>
                <o:OLEObject Type="Embed" ProgID="PBrush" ShapeID="_x0000_i1038" DrawAspect="Content" ObjectID="_1718467090" r:id="rId28"/>
              </w:object>
            </w:r>
          </w:p>
        </w:tc>
        <w:tc>
          <w:tcPr>
            <w:tcW w:w="7478" w:type="dxa"/>
          </w:tcPr>
          <w:p w:rsidR="000639A8" w:rsidRPr="00777786" w:rsidRDefault="000639A8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현재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상태를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표시합니다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.</w:t>
            </w:r>
          </w:p>
        </w:tc>
      </w:tr>
      <w:tr w:rsidR="000639A8" w:rsidTr="00777786">
        <w:trPr>
          <w:trHeight w:val="397"/>
        </w:trPr>
        <w:tc>
          <w:tcPr>
            <w:tcW w:w="2183" w:type="dxa"/>
          </w:tcPr>
          <w:p w:rsidR="000639A8" w:rsidRDefault="001E2292" w:rsidP="00777786">
            <w:pPr>
              <w:adjustRightInd w:val="0"/>
              <w:snapToGrid w:val="0"/>
            </w:pPr>
            <w:r>
              <w:object w:dxaOrig="2460" w:dyaOrig="585">
                <v:shape id="_x0000_i1039" type="#_x0000_t75" style="width:122.7pt;height:29.45pt" o:ole="">
                  <v:imagedata r:id="rId29" o:title=""/>
                </v:shape>
                <o:OLEObject Type="Embed" ProgID="PBrush" ShapeID="_x0000_i1039" DrawAspect="Content" ObjectID="_1718467091" r:id="rId30"/>
              </w:object>
            </w:r>
          </w:p>
        </w:tc>
        <w:tc>
          <w:tcPr>
            <w:tcW w:w="7478" w:type="dxa"/>
          </w:tcPr>
          <w:p w:rsidR="000639A8" w:rsidRPr="00777786" w:rsidRDefault="001E2292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HDD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의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용량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상태를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표시합니다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.</w:t>
            </w:r>
          </w:p>
        </w:tc>
      </w:tr>
      <w:tr w:rsidR="001E2292" w:rsidTr="00777786">
        <w:trPr>
          <w:trHeight w:val="397"/>
        </w:trPr>
        <w:tc>
          <w:tcPr>
            <w:tcW w:w="2183" w:type="dxa"/>
          </w:tcPr>
          <w:p w:rsidR="001E2292" w:rsidRDefault="001E2292" w:rsidP="00777786">
            <w:pPr>
              <w:adjustRightInd w:val="0"/>
              <w:snapToGrid w:val="0"/>
            </w:pPr>
            <w:r>
              <w:object w:dxaOrig="1200" w:dyaOrig="600">
                <v:shape id="_x0000_i1040" type="#_x0000_t75" style="width:60.1pt;height:30.05pt" o:ole="">
                  <v:imagedata r:id="rId31" o:title=""/>
                </v:shape>
                <o:OLEObject Type="Embed" ProgID="PBrush" ShapeID="_x0000_i1040" DrawAspect="Content" ObjectID="_1718467092" r:id="rId32"/>
              </w:object>
            </w:r>
          </w:p>
        </w:tc>
        <w:tc>
          <w:tcPr>
            <w:tcW w:w="7478" w:type="dxa"/>
          </w:tcPr>
          <w:p w:rsidR="001E2292" w:rsidRPr="00777786" w:rsidRDefault="001E2292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취득된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Image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로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시뮬레이션을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하기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위한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창입니다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.</w:t>
            </w:r>
          </w:p>
        </w:tc>
      </w:tr>
      <w:tr w:rsidR="007219B5" w:rsidTr="00777786">
        <w:trPr>
          <w:trHeight w:val="397"/>
        </w:trPr>
        <w:tc>
          <w:tcPr>
            <w:tcW w:w="2183" w:type="dxa"/>
          </w:tcPr>
          <w:p w:rsidR="007219B5" w:rsidRDefault="003E6C12" w:rsidP="00777786">
            <w:pPr>
              <w:adjustRightInd w:val="0"/>
              <w:snapToGrid w:val="0"/>
            </w:pPr>
            <w:r>
              <w:object w:dxaOrig="675" w:dyaOrig="675">
                <v:shape id="_x0000_i1041" type="#_x0000_t75" style="width:33.8pt;height:33.8pt" o:ole="">
                  <v:imagedata r:id="rId33" o:title=""/>
                </v:shape>
                <o:OLEObject Type="Embed" ProgID="PBrush" ShapeID="_x0000_i1041" DrawAspect="Content" ObjectID="_1718467093" r:id="rId34"/>
              </w:object>
            </w:r>
          </w:p>
        </w:tc>
        <w:tc>
          <w:tcPr>
            <w:tcW w:w="7478" w:type="dxa"/>
          </w:tcPr>
          <w:p w:rsidR="007219B5" w:rsidRPr="00777786" w:rsidRDefault="003E6C12" w:rsidP="00777786">
            <w:pPr>
              <w:adjustRightInd w:val="0"/>
              <w:snapToGrid w:val="0"/>
              <w:rPr>
                <w:rFonts w:eastAsia="맑은 고딕"/>
                <w:sz w:val="16"/>
                <w:szCs w:val="16"/>
                <w:lang w:eastAsia="ko-KR"/>
              </w:rPr>
            </w:pP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프로그램을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종료하는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버튼입니다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.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해당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버튼을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누르면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프로그램이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종료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됩니다</w:t>
            </w:r>
            <w:r w:rsidRPr="00777786">
              <w:rPr>
                <w:rFonts w:eastAsia="맑은 고딕" w:hint="eastAsia"/>
                <w:sz w:val="16"/>
                <w:szCs w:val="16"/>
                <w:lang w:eastAsia="ko-KR"/>
              </w:rPr>
              <w:t>.</w:t>
            </w:r>
          </w:p>
        </w:tc>
      </w:tr>
    </w:tbl>
    <w:p w:rsidR="0079214F" w:rsidRPr="0079214F" w:rsidRDefault="0079214F" w:rsidP="0079214F">
      <w:pPr>
        <w:adjustRightInd w:val="0"/>
        <w:snapToGrid w:val="0"/>
        <w:ind w:left="193"/>
        <w:rPr>
          <w:rFonts w:eastAsia="맑은 고딕"/>
          <w:lang w:eastAsia="ko-KR"/>
        </w:rPr>
      </w:pPr>
    </w:p>
    <w:p w:rsidR="0079214F" w:rsidRDefault="0079214F" w:rsidP="0079214F">
      <w:pPr>
        <w:rPr>
          <w:rFonts w:eastAsia="맑은 고딕"/>
          <w:lang w:eastAsia="ko-KR"/>
        </w:rPr>
      </w:pPr>
    </w:p>
    <w:p w:rsidR="0079214F" w:rsidRPr="0079214F" w:rsidRDefault="0079214F" w:rsidP="0079214F">
      <w:pPr>
        <w:rPr>
          <w:rFonts w:eastAsia="맑은 고딕"/>
          <w:lang w:eastAsia="ko-KR"/>
        </w:rPr>
        <w:sectPr w:rsidR="0079214F" w:rsidRPr="0079214F">
          <w:pgSz w:w="11906" w:h="16838" w:code="9"/>
          <w:pgMar w:top="1701" w:right="1134" w:bottom="1134" w:left="1134" w:header="851" w:footer="851" w:gutter="0"/>
          <w:cols w:space="425"/>
          <w:docGrid w:type="linesAndChars" w:linePitch="291" w:charSpace="-1073"/>
        </w:sectPr>
      </w:pPr>
    </w:p>
    <w:p w:rsidR="008A59A5" w:rsidRPr="008A59A5" w:rsidRDefault="009F0B48" w:rsidP="008A59A5">
      <w:pPr>
        <w:pStyle w:val="46"/>
      </w:pPr>
      <w:bookmarkStart w:id="17" w:name="_Toc107853697"/>
      <w:r>
        <w:rPr>
          <w:rFonts w:hint="eastAsia"/>
        </w:rPr>
        <w:lastRenderedPageBreak/>
        <w:t>검사 화면</w:t>
      </w:r>
      <w:bookmarkEnd w:id="17"/>
    </w:p>
    <w:p w:rsidR="006E059D" w:rsidRDefault="00777786" w:rsidP="006E059D">
      <w:pPr>
        <w:rPr>
          <w:rFonts w:eastAsia="Malgun Gothic"/>
          <w:lang w:eastAsia="ko-KR"/>
        </w:rPr>
      </w:pPr>
      <w:r w:rsidRPr="00777786">
        <w:rPr>
          <w:rFonts w:eastAsia="Malgun Gothic"/>
          <w:noProof/>
          <w:snapToGrid/>
          <w:lang w:eastAsia="ko-KR"/>
        </w:rPr>
        <w:pict>
          <v:shape id="그림 4" o:spid="_x0000_i1042" type="#_x0000_t75" alt="검사화면.png" style="width:481.45pt;height:271.1pt;visibility:visible">
            <v:imagedata r:id="rId12" o:title="검사화면"/>
          </v:shape>
        </w:pict>
      </w:r>
    </w:p>
    <w:p w:rsidR="006E059D" w:rsidRDefault="009F0B48" w:rsidP="00E23904">
      <w:pPr>
        <w:pStyle w:val="32"/>
      </w:pPr>
      <w:bookmarkStart w:id="18" w:name="_검사_정보_윈도우"/>
      <w:bookmarkStart w:id="19" w:name="_Toc107853698"/>
      <w:bookmarkEnd w:id="18"/>
      <w:r>
        <w:rPr>
          <w:rFonts w:ascii="바탕" w:eastAsia="바탕" w:hAnsi="바탕" w:cs="바탕" w:hint="eastAsia"/>
        </w:rPr>
        <w:t>검사</w:t>
      </w:r>
      <w:r>
        <w:rPr>
          <w:rFonts w:hint="eastAsia"/>
        </w:rPr>
        <w:t xml:space="preserve"> </w:t>
      </w:r>
      <w:r>
        <w:rPr>
          <w:rFonts w:ascii="바탕" w:eastAsia="바탕" w:hAnsi="바탕" w:cs="바탕" w:hint="eastAsia"/>
        </w:rPr>
        <w:t>정보</w:t>
      </w:r>
      <w:r>
        <w:rPr>
          <w:rFonts w:hint="eastAsia"/>
        </w:rPr>
        <w:t xml:space="preserve"> </w:t>
      </w:r>
      <w:r>
        <w:rPr>
          <w:rFonts w:ascii="바탕" w:eastAsia="바탕" w:hAnsi="바탕" w:cs="바탕" w:hint="eastAsia"/>
        </w:rPr>
        <w:t>윈도우</w:t>
      </w:r>
      <w:bookmarkEnd w:id="19"/>
    </w:p>
    <w:p w:rsidR="006E059D" w:rsidRDefault="006E059D" w:rsidP="006E059D">
      <w:pPr>
        <w:rPr>
          <w:rFonts w:eastAsia="Malgun Gothic"/>
          <w:lang w:eastAsia="ko-KR"/>
        </w:rPr>
      </w:pPr>
    </w:p>
    <w:p w:rsidR="00E96B94" w:rsidRDefault="002666A4" w:rsidP="00E96B94">
      <w:pPr>
        <w:adjustRightInd w:val="0"/>
        <w:ind w:left="386"/>
      </w:pPr>
      <w:r w:rsidRPr="002666A4">
        <w:rPr>
          <w:rFonts w:hAnsi="MS Gothic"/>
          <w:noProof/>
          <w:snapToGrid/>
          <w:szCs w:val="21"/>
        </w:rPr>
        <w:pict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AutoShape 4985" o:spid="_x0000_s1060" type="#_x0000_t48" style="position:absolute;left:0;text-align:left;margin-left:287.6pt;margin-top:204.1pt;width:199.5pt;height:25.65pt;z-index:251627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" adj="-7509,19874,-2360,7579,-650,7579" filled="f" fillcolor="silver">
            <v:textbox style="mso-next-textbox:#AutoShape 4985">
              <w:txbxContent>
                <w:p w:rsidR="008A59A5" w:rsidRPr="00D628B7" w:rsidRDefault="008A59A5" w:rsidP="00E96B94">
                  <w:pPr>
                    <w:adjustRightInd w:val="0"/>
                    <w:snapToGrid w:val="0"/>
                    <w:rPr>
                      <w:rFonts w:ascii="바탕" w:eastAsia="바탕" w:hAnsi="바탕"/>
                      <w:sz w:val="16"/>
                      <w:szCs w:val="16"/>
                      <w:lang w:eastAsia="ko-KR"/>
                    </w:rPr>
                  </w:pPr>
                  <w:r w:rsidRPr="00D628B7">
                    <w:rPr>
                      <w:rFonts w:ascii="바탕" w:eastAsia="바탕" w:hAnsi="바탕" w:cs="Batang" w:hint="eastAsia"/>
                      <w:sz w:val="20"/>
                      <w:szCs w:val="20"/>
                      <w:lang w:eastAsia="ko-KR"/>
                    </w:rPr>
                    <w:t>NG 판정 탭 수량이 표시됩니다.</w:t>
                  </w:r>
                </w:p>
              </w:txbxContent>
            </v:textbox>
            <o:callout v:ext="edit" minusy="t"/>
          </v:shape>
        </w:pict>
      </w:r>
      <w:r>
        <w:rPr>
          <w:noProof/>
          <w:snapToGrid/>
        </w:rPr>
        <w:pict>
          <v:shape id="AutoShape 4981" o:spid="_x0000_s1054" type="#_x0000_t48" style="position:absolute;left:0;text-align:left;margin-left:289.1pt;margin-top:174.65pt;width:199.5pt;height:24.65pt;z-index:251623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" adj="-7205,31020,-2268,7886,-650,7886" filled="f" fillcolor="silver">
            <v:textbox style="mso-next-textbox:#AutoShape 4981">
              <w:txbxContent>
                <w:p w:rsidR="008A59A5" w:rsidRPr="00D628B7" w:rsidRDefault="008A59A5" w:rsidP="00E96B94">
                  <w:pPr>
                    <w:autoSpaceDE w:val="0"/>
                    <w:autoSpaceDN w:val="0"/>
                    <w:adjustRightInd w:val="0"/>
                    <w:snapToGrid w:val="0"/>
                    <w:jc w:val="left"/>
                    <w:rPr>
                      <w:rFonts w:ascii="바탕" w:eastAsia="바탕" w:hAnsi="바탕"/>
                      <w:sz w:val="16"/>
                      <w:szCs w:val="16"/>
                      <w:lang w:eastAsia="ko-KR"/>
                    </w:rPr>
                  </w:pPr>
                  <w:r w:rsidRPr="00D628B7">
                    <w:rPr>
                      <w:rFonts w:ascii="바탕" w:eastAsia="바탕" w:hAnsi="바탕" w:cs="Batang" w:hint="eastAsia"/>
                      <w:snapToGrid/>
                      <w:spacing w:val="0"/>
                      <w:sz w:val="20"/>
                      <w:szCs w:val="20"/>
                      <w:lang w:eastAsia="ko-KR"/>
                    </w:rPr>
                    <w:t>OK 판정 탭 수량이 표시됩니다.</w:t>
                  </w:r>
                </w:p>
              </w:txbxContent>
            </v:textbox>
            <o:callout v:ext="edit" minusy="t"/>
          </v:shape>
        </w:pict>
      </w:r>
      <w:r>
        <w:rPr>
          <w:noProof/>
          <w:snapToGrid/>
          <w:lang w:eastAsia="ko-KR"/>
        </w:rPr>
        <w:pict>
          <v:shape id="_x0000_s6400" type="#_x0000_t48" style="position:absolute;left:0;text-align:left;margin-left:288.35pt;margin-top:2in;width:198.75pt;height:25.65pt;z-index:251644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" adj="-7597,34526,-1511,7579,-652,7579,212" filled="f" fillcolor="silver">
            <v:textbox style="mso-next-textbox:#_x0000_s6400">
              <w:txbxContent>
                <w:p w:rsidR="008A59A5" w:rsidRPr="00D628B7" w:rsidRDefault="008A59A5" w:rsidP="00226DA2">
                  <w:pPr>
                    <w:adjustRightInd w:val="0"/>
                    <w:snapToGrid w:val="0"/>
                    <w:rPr>
                      <w:rFonts w:ascii="바탕" w:eastAsia="바탕" w:hAnsi="바탕"/>
                      <w:sz w:val="20"/>
                      <w:szCs w:val="20"/>
                      <w:lang w:eastAsia="ko-KR"/>
                    </w:rPr>
                  </w:pPr>
                  <w:r w:rsidRPr="00D628B7">
                    <w:rPr>
                      <w:rFonts w:ascii="바탕" w:eastAsia="바탕" w:hAnsi="바탕" w:cs="Batang" w:hint="eastAsia"/>
                      <w:sz w:val="20"/>
                      <w:szCs w:val="20"/>
                      <w:lang w:eastAsia="ko-KR"/>
                    </w:rPr>
                    <w:t xml:space="preserve">총 검사 </w:t>
                  </w:r>
                  <w:r>
                    <w:rPr>
                      <w:rFonts w:ascii="바탕" w:eastAsia="바탕" w:hAnsi="바탕" w:cs="Batang" w:hint="eastAsia"/>
                      <w:sz w:val="20"/>
                      <w:szCs w:val="20"/>
                      <w:lang w:eastAsia="ko-KR"/>
                    </w:rPr>
                    <w:t>탭</w:t>
                  </w:r>
                  <w:r w:rsidRPr="00D628B7">
                    <w:rPr>
                      <w:rFonts w:ascii="바탕" w:eastAsia="바탕" w:hAnsi="바탕" w:cs="Batang" w:hint="eastAsia"/>
                      <w:sz w:val="20"/>
                      <w:szCs w:val="20"/>
                      <w:lang w:eastAsia="ko-KR"/>
                    </w:rPr>
                    <w:t xml:space="preserve"> 수량이 표시됩니다.</w:t>
                  </w:r>
                </w:p>
              </w:txbxContent>
            </v:textbox>
            <o:callout v:ext="edit" minusy="t"/>
          </v:shape>
        </w:pict>
      </w:r>
      <w:r>
        <w:rPr>
          <w:noProof/>
          <w:snapToGrid/>
        </w:rPr>
        <w:pict>
          <v:shape id="AutoShape 4979" o:spid="_x0000_s1055" type="#_x0000_t48" style="position:absolute;left:0;text-align:left;margin-left:289.85pt;margin-top:114.55pt;width:198.75pt;height:25.65pt;z-index:251622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" adj="-11949,37516,-2049,7579,-652,7579" filled="f" fillcolor="silver">
            <v:textbox style="mso-next-textbox:#AutoShape 4979">
              <w:txbxContent>
                <w:p w:rsidR="008A59A5" w:rsidRPr="00D628B7" w:rsidRDefault="008A59A5" w:rsidP="00E96B94">
                  <w:pPr>
                    <w:adjustRightInd w:val="0"/>
                    <w:snapToGrid w:val="0"/>
                    <w:rPr>
                      <w:rFonts w:ascii="바탕" w:eastAsia="바탕" w:hAnsi="바탕"/>
                      <w:sz w:val="20"/>
                      <w:szCs w:val="20"/>
                      <w:lang w:eastAsia="ko-KR"/>
                    </w:rPr>
                  </w:pPr>
                  <w:r w:rsidRPr="00D628B7">
                    <w:rPr>
                      <w:rFonts w:ascii="바탕" w:eastAsia="바탕" w:hAnsi="바탕" w:cs="Batang" w:hint="eastAsia"/>
                      <w:sz w:val="20"/>
                      <w:szCs w:val="20"/>
                      <w:lang w:eastAsia="ko-KR"/>
                    </w:rPr>
                    <w:t>LOT ID가 표시됩니다.</w:t>
                  </w:r>
                </w:p>
              </w:txbxContent>
            </v:textbox>
            <o:callout v:ext="edit" minusy="t"/>
          </v:shape>
        </w:pict>
      </w:r>
      <w:r>
        <w:rPr>
          <w:noProof/>
          <w:snapToGrid/>
          <w:lang w:eastAsia="ko-KR"/>
        </w:rPr>
        <w:pict>
          <v:shape id="_x0000_s6398" type="#_x0000_t48" style="position:absolute;left:0;text-align:left;margin-left:289.1pt;margin-top:24.5pt;width:198.75pt;height:21.8pt;z-index:251643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" adj="-3119,13426,-962,8917,-652,8917" filled="f" fillcolor="silver">
            <v:textbox style="mso-next-textbox:#_x0000_s6398">
              <w:txbxContent>
                <w:p w:rsidR="008A59A5" w:rsidRPr="00D2435E" w:rsidRDefault="008A59A5" w:rsidP="00226DA2">
                  <w:pPr>
                    <w:adjustRightInd w:val="0"/>
                    <w:snapToGrid w:val="0"/>
                    <w:rPr>
                      <w:rFonts w:ascii="바탕" w:eastAsia="바탕" w:hAnsi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바탕" w:eastAsia="바탕" w:hAnsi="바탕" w:cs="Batang" w:hint="eastAsia"/>
                      <w:sz w:val="20"/>
                      <w:szCs w:val="20"/>
                      <w:lang w:eastAsia="ko-KR"/>
                    </w:rPr>
                    <w:t>사용자 변경</w:t>
                  </w:r>
                </w:p>
              </w:txbxContent>
            </v:textbox>
            <o:callout v:ext="edit" minusy="t"/>
          </v:shape>
        </w:pict>
      </w:r>
      <w:r>
        <w:rPr>
          <w:noProof/>
          <w:snapToGrid/>
        </w:rPr>
        <w:pict>
          <v:shape id="AutoShape 4983" o:spid="_x0000_s1056" type="#_x0000_t48" style="position:absolute;left:0;text-align:left;margin-left:288.65pt;margin-top:58.3pt;width:198.75pt;height:21pt;z-index:251625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" adj="-13574,36566,-2510,9257,-652,9257" filled="f" fillcolor="silver">
            <v:textbox style="mso-next-textbox:#AutoShape 4983">
              <w:txbxContent>
                <w:p w:rsidR="008A59A5" w:rsidRPr="009F0B48" w:rsidRDefault="008A59A5" w:rsidP="00E96B94">
                  <w:pPr>
                    <w:adjustRightInd w:val="0"/>
                    <w:snapToGrid w:val="0"/>
                    <w:rPr>
                      <w:rFonts w:ascii="바탕" w:eastAsia="바탕" w:hAnsi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바탕" w:eastAsia="바탕" w:hAnsi="바탕" w:cs="Batang" w:hint="eastAsia"/>
                      <w:sz w:val="20"/>
                      <w:szCs w:val="20"/>
                      <w:lang w:eastAsia="ko-KR"/>
                    </w:rPr>
                    <w:t>현재 레시피명이 표시됩니다.</w:t>
                  </w:r>
                </w:p>
              </w:txbxContent>
            </v:textbox>
            <o:callout v:ext="edit" minusy="t"/>
          </v:shape>
        </w:pict>
      </w:r>
      <w:r>
        <w:rPr>
          <w:noProof/>
          <w:snapToGrid/>
        </w:rPr>
        <w:pict>
          <v:shape id="AutoShape 4976" o:spid="_x0000_s1059" type="#_x0000_t48" style="position:absolute;left:0;text-align:left;margin-left:288.35pt;margin-top:-3.55pt;width:198.75pt;height:21pt;z-index:251621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" adj="-16633,47983,-1983,9257,-652,9257,245" filled="f" fillcolor="silver">
            <v:textbox style="mso-next-textbox:#AutoShape 4976">
              <w:txbxContent>
                <w:p w:rsidR="008A59A5" w:rsidRPr="009F0B48" w:rsidRDefault="008A59A5" w:rsidP="00E96B94">
                  <w:pPr>
                    <w:adjustRightInd w:val="0"/>
                    <w:snapToGrid w:val="0"/>
                    <w:rPr>
                      <w:rFonts w:ascii="바탕" w:eastAsia="바탕" w:hAnsi="바탕"/>
                      <w:sz w:val="20"/>
                      <w:szCs w:val="20"/>
                      <w:lang w:eastAsia="ko-KR"/>
                    </w:rPr>
                  </w:pPr>
                  <w:r w:rsidRPr="009F0B48">
                    <w:rPr>
                      <w:rFonts w:ascii="바탕" w:eastAsia="바탕" w:hAnsi="바탕" w:cs="Batang" w:hint="eastAsia"/>
                      <w:sz w:val="20"/>
                      <w:szCs w:val="20"/>
                      <w:lang w:eastAsia="ko-KR"/>
                    </w:rPr>
                    <w:t>현재 사용자 모드를 표시합니다..</w:t>
                  </w:r>
                </w:p>
              </w:txbxContent>
            </v:textbox>
            <o:callout v:ext="edit" minusy="t"/>
          </v:shape>
        </w:pict>
      </w:r>
      <w:r w:rsidR="00777786" w:rsidRPr="00777786">
        <w:rPr>
          <w:noProof/>
          <w:snapToGrid/>
          <w:lang w:eastAsia="ko-KR"/>
        </w:rPr>
        <w:pict>
          <v:shape id="그림 46" o:spid="_x0000_i1043" type="#_x0000_t75" style="width:261.7pt;height:251.05pt;visibility:visible">
            <v:imagedata r:id="rId35" o:title=""/>
          </v:shape>
        </w:pict>
      </w:r>
      <w:r>
        <w:rPr>
          <w:noProof/>
          <w:snapToGrid/>
        </w:rPr>
        <w:pict>
          <v:shape id="AutoShape 4982" o:spid="_x0000_s1058" type="#_x0000_t48" style="position:absolute;left:0;text-align:left;margin-left:289.1pt;margin-top:88.8pt;width:198.75pt;height:21.05pt;z-index:2516249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" adj="-10765,34273,-1945,9235,-652,9235,489" filled="f" fillcolor="silver">
            <v:textbox style="mso-next-textbox:#AutoShape 4982">
              <w:txbxContent>
                <w:p w:rsidR="008A59A5" w:rsidRPr="00D2435E" w:rsidRDefault="008A59A5" w:rsidP="00E96B94">
                  <w:pPr>
                    <w:adjustRightInd w:val="0"/>
                    <w:snapToGrid w:val="0"/>
                    <w:rPr>
                      <w:rFonts w:ascii="바탕" w:eastAsia="바탕" w:hAnsi="바탕"/>
                      <w:lang w:eastAsia="ko-KR"/>
                    </w:rPr>
                  </w:pPr>
                  <w:r w:rsidRPr="00D2435E">
                    <w:rPr>
                      <w:rFonts w:ascii="바탕" w:eastAsia="바탕" w:hAnsi="바탕" w:cs="Batang" w:hint="eastAsia"/>
                      <w:sz w:val="20"/>
                      <w:szCs w:val="20"/>
                      <w:lang w:eastAsia="ko-KR"/>
                    </w:rPr>
                    <w:t>추가 작성 메모 정보가 표시됩니다.</w:t>
                  </w:r>
                </w:p>
              </w:txbxContent>
            </v:textbox>
            <o:callout v:ext="edit" minusy="t"/>
          </v:shape>
        </w:pict>
      </w:r>
    </w:p>
    <w:p w:rsidR="006E059D" w:rsidRDefault="006E059D" w:rsidP="006E059D">
      <w:pPr>
        <w:rPr>
          <w:rFonts w:eastAsia="Malgun Gothic"/>
        </w:rPr>
      </w:pPr>
    </w:p>
    <w:p w:rsidR="00C64E9A" w:rsidRDefault="00C64E9A" w:rsidP="00C64E9A">
      <w:pPr>
        <w:rPr>
          <w:rFonts w:eastAsia="맑은 고딕"/>
          <w:lang w:eastAsia="ko-KR"/>
        </w:rPr>
      </w:pPr>
    </w:p>
    <w:p w:rsidR="001E2292" w:rsidRDefault="001E2292" w:rsidP="00C64E9A">
      <w:pPr>
        <w:rPr>
          <w:rFonts w:eastAsia="맑은 고딕"/>
          <w:lang w:eastAsia="ko-KR"/>
        </w:rPr>
      </w:pPr>
    </w:p>
    <w:p w:rsidR="001E2292" w:rsidRDefault="001E2292" w:rsidP="00C64E9A">
      <w:pPr>
        <w:rPr>
          <w:rFonts w:eastAsia="맑은 고딕"/>
          <w:lang w:eastAsia="ko-KR"/>
        </w:rPr>
      </w:pPr>
    </w:p>
    <w:p w:rsidR="001E2292" w:rsidRPr="00C64E9A" w:rsidRDefault="001E2292" w:rsidP="00C64E9A">
      <w:pPr>
        <w:rPr>
          <w:rFonts w:eastAsia="맑은 고딕"/>
          <w:lang w:eastAsia="ko-KR"/>
        </w:rPr>
      </w:pPr>
    </w:p>
    <w:p w:rsidR="006E059D" w:rsidRDefault="00C64E9A" w:rsidP="00C64E9A">
      <w:pPr>
        <w:pStyle w:val="41"/>
        <w:numPr>
          <w:ilvl w:val="3"/>
          <w:numId w:val="45"/>
        </w:numPr>
        <w:ind w:right="198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 w:hint="eastAsia"/>
          <w:lang w:eastAsia="ko-KR"/>
        </w:rPr>
        <w:lastRenderedPageBreak/>
        <w:t>사용자 변경</w:t>
      </w:r>
    </w:p>
    <w:p w:rsidR="00C64E9A" w:rsidRPr="00C64E9A" w:rsidRDefault="00C64E9A" w:rsidP="00C64E9A">
      <w:pPr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사용자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변경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버튼을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누르면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유저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변경하는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창이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표시됩니다</w:t>
      </w:r>
      <w:r>
        <w:rPr>
          <w:rFonts w:eastAsia="맑은 고딕" w:hint="eastAsia"/>
          <w:lang w:eastAsia="ko-KR"/>
        </w:rPr>
        <w:t>.</w:t>
      </w:r>
    </w:p>
    <w:p w:rsidR="00C64E9A" w:rsidRDefault="00777786" w:rsidP="00C64E9A">
      <w:pPr>
        <w:rPr>
          <w:rFonts w:eastAsia="맑은 고딕"/>
          <w:lang w:eastAsia="ko-KR"/>
        </w:rPr>
      </w:pPr>
      <w:r w:rsidRPr="00777786">
        <w:rPr>
          <w:rFonts w:eastAsia="맑은 고딕"/>
          <w:noProof/>
          <w:snapToGrid/>
          <w:lang w:eastAsia="ko-KR"/>
        </w:rPr>
        <w:pict>
          <v:shape id="그림 47" o:spid="_x0000_i1044" type="#_x0000_t75" style="width:371.9pt;height:139pt;visibility:visible">
            <v:imagedata r:id="rId36" o:title=""/>
          </v:shape>
        </w:pict>
      </w:r>
    </w:p>
    <w:p w:rsidR="00C64E9A" w:rsidRDefault="00C64E9A" w:rsidP="00C64E9A">
      <w:pPr>
        <w:rPr>
          <w:rFonts w:eastAsia="맑은 고딕"/>
          <w:lang w:eastAsia="ko-K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09"/>
        <w:gridCol w:w="8027"/>
      </w:tblGrid>
      <w:tr w:rsidR="00C64E9A" w:rsidTr="00777786">
        <w:tc>
          <w:tcPr>
            <w:tcW w:w="1809" w:type="dxa"/>
          </w:tcPr>
          <w:p w:rsidR="00C64E9A" w:rsidRPr="00777786" w:rsidRDefault="00C64E9A" w:rsidP="00C64E9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MODE</w:t>
            </w:r>
          </w:p>
        </w:tc>
        <w:tc>
          <w:tcPr>
            <w:tcW w:w="8027" w:type="dxa"/>
          </w:tcPr>
          <w:p w:rsidR="00C64E9A" w:rsidRPr="00777786" w:rsidRDefault="00C64E9A" w:rsidP="00C64E9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OPERATOR_MODE, MAKER_MODE</w:t>
            </w:r>
            <w:r w:rsidRPr="00777786">
              <w:rPr>
                <w:rFonts w:eastAsia="맑은 고딕" w:hint="eastAsia"/>
                <w:lang w:eastAsia="ko-KR"/>
              </w:rPr>
              <w:t>가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존재합니다</w:t>
            </w:r>
            <w:r w:rsidRPr="00777786">
              <w:rPr>
                <w:rFonts w:eastAsia="맑은 고딕" w:hint="eastAsia"/>
                <w:lang w:eastAsia="ko-KR"/>
              </w:rPr>
              <w:t>.</w:t>
            </w:r>
          </w:p>
        </w:tc>
      </w:tr>
      <w:tr w:rsidR="00C64E9A" w:rsidTr="00777786">
        <w:tc>
          <w:tcPr>
            <w:tcW w:w="1809" w:type="dxa"/>
          </w:tcPr>
          <w:p w:rsidR="00C64E9A" w:rsidRPr="00777786" w:rsidRDefault="00C64E9A" w:rsidP="00C64E9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비밀번호</w:t>
            </w:r>
          </w:p>
        </w:tc>
        <w:tc>
          <w:tcPr>
            <w:tcW w:w="8027" w:type="dxa"/>
          </w:tcPr>
          <w:p w:rsidR="00C64E9A" w:rsidRPr="00777786" w:rsidRDefault="00C64E9A" w:rsidP="00C64E9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해당</w:t>
            </w:r>
            <w:r w:rsidRPr="00777786">
              <w:rPr>
                <w:rFonts w:eastAsia="맑은 고딕" w:hint="eastAsia"/>
                <w:lang w:eastAsia="ko-KR"/>
              </w:rPr>
              <w:t xml:space="preserve"> MODE</w:t>
            </w:r>
            <w:r w:rsidRPr="00777786">
              <w:rPr>
                <w:rFonts w:eastAsia="맑은 고딕" w:hint="eastAsia"/>
                <w:lang w:eastAsia="ko-KR"/>
              </w:rPr>
              <w:t>에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맞는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비밀번호를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입력합니다</w:t>
            </w:r>
            <w:r w:rsidRPr="00777786">
              <w:rPr>
                <w:rFonts w:eastAsia="맑은 고딕" w:hint="eastAsia"/>
                <w:lang w:eastAsia="ko-KR"/>
              </w:rPr>
              <w:t>.</w:t>
            </w:r>
          </w:p>
        </w:tc>
      </w:tr>
      <w:tr w:rsidR="00C64E9A" w:rsidTr="00777786">
        <w:tc>
          <w:tcPr>
            <w:tcW w:w="1809" w:type="dxa"/>
          </w:tcPr>
          <w:p w:rsidR="00C64E9A" w:rsidRPr="00777786" w:rsidRDefault="00C64E9A" w:rsidP="00C64E9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확인</w:t>
            </w:r>
          </w:p>
        </w:tc>
        <w:tc>
          <w:tcPr>
            <w:tcW w:w="8027" w:type="dxa"/>
          </w:tcPr>
          <w:p w:rsidR="00C64E9A" w:rsidRPr="00777786" w:rsidRDefault="00C64E9A" w:rsidP="00C64E9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MODE</w:t>
            </w:r>
            <w:r w:rsidRPr="00777786">
              <w:rPr>
                <w:rFonts w:eastAsia="맑은 고딕" w:hint="eastAsia"/>
                <w:lang w:eastAsia="ko-KR"/>
              </w:rPr>
              <w:t>와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비밀번호가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일치하면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사용자가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변경됩니다</w:t>
            </w:r>
            <w:r w:rsidRPr="00777786">
              <w:rPr>
                <w:rFonts w:eastAsia="맑은 고딕" w:hint="eastAsia"/>
                <w:lang w:eastAsia="ko-KR"/>
              </w:rPr>
              <w:t>.</w:t>
            </w:r>
          </w:p>
        </w:tc>
      </w:tr>
      <w:tr w:rsidR="00C64E9A" w:rsidTr="00777786">
        <w:tc>
          <w:tcPr>
            <w:tcW w:w="1809" w:type="dxa"/>
          </w:tcPr>
          <w:p w:rsidR="00C64E9A" w:rsidRPr="00777786" w:rsidRDefault="00C64E9A" w:rsidP="00C64E9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취소</w:t>
            </w:r>
          </w:p>
        </w:tc>
        <w:tc>
          <w:tcPr>
            <w:tcW w:w="8027" w:type="dxa"/>
          </w:tcPr>
          <w:p w:rsidR="00C64E9A" w:rsidRPr="00777786" w:rsidRDefault="00C64E9A" w:rsidP="00C64E9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해당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창을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닫습니다</w:t>
            </w:r>
            <w:r w:rsidRPr="00777786">
              <w:rPr>
                <w:rFonts w:eastAsia="맑은 고딕" w:hint="eastAsia"/>
                <w:lang w:eastAsia="ko-KR"/>
              </w:rPr>
              <w:t>.</w:t>
            </w:r>
          </w:p>
        </w:tc>
      </w:tr>
      <w:tr w:rsidR="00C64E9A" w:rsidTr="00777786">
        <w:tc>
          <w:tcPr>
            <w:tcW w:w="1809" w:type="dxa"/>
          </w:tcPr>
          <w:p w:rsidR="00C64E9A" w:rsidRPr="00777786" w:rsidRDefault="00C64E9A" w:rsidP="00C64E9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비밀번호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변경</w:t>
            </w:r>
          </w:p>
        </w:tc>
        <w:tc>
          <w:tcPr>
            <w:tcW w:w="8027" w:type="dxa"/>
          </w:tcPr>
          <w:p w:rsidR="00C64E9A" w:rsidRPr="00777786" w:rsidRDefault="00C64E9A" w:rsidP="00C64E9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현재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선택된</w:t>
            </w:r>
            <w:r w:rsidRPr="00777786">
              <w:rPr>
                <w:rFonts w:eastAsia="맑은 고딕" w:hint="eastAsia"/>
                <w:lang w:eastAsia="ko-KR"/>
              </w:rPr>
              <w:t xml:space="preserve"> MODE</w:t>
            </w:r>
            <w:r w:rsidRPr="00777786">
              <w:rPr>
                <w:rFonts w:eastAsia="맑은 고딕" w:hint="eastAsia"/>
                <w:lang w:eastAsia="ko-KR"/>
              </w:rPr>
              <w:t>의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비밀번호를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변경하기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위해서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해당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버튼을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누르면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버튼이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변경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완료로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변경되고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현재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비밀번호와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변경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비밀번호를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입력하도록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표시됩니다</w:t>
            </w:r>
            <w:r w:rsidRPr="00777786">
              <w:rPr>
                <w:rFonts w:eastAsia="맑은 고딕" w:hint="eastAsia"/>
                <w:lang w:eastAsia="ko-KR"/>
              </w:rPr>
              <w:t xml:space="preserve">. </w:t>
            </w:r>
            <w:r w:rsidRPr="00777786">
              <w:rPr>
                <w:rFonts w:eastAsia="맑은 고딕" w:hint="eastAsia"/>
                <w:lang w:eastAsia="ko-KR"/>
              </w:rPr>
              <w:t>변경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완료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후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변경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완료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버튼을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누르시면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변경이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완료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됩니다</w:t>
            </w:r>
            <w:r w:rsidRPr="00777786">
              <w:rPr>
                <w:rFonts w:eastAsia="맑은 고딕" w:hint="eastAsia"/>
                <w:lang w:eastAsia="ko-KR"/>
              </w:rPr>
              <w:t>.</w:t>
            </w:r>
          </w:p>
        </w:tc>
      </w:tr>
    </w:tbl>
    <w:p w:rsidR="006E059D" w:rsidRDefault="006E059D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맑은 고딕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6E059D" w:rsidRDefault="006E059D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525E30" w:rsidRDefault="00D628B7" w:rsidP="00E23904">
      <w:pPr>
        <w:pStyle w:val="32"/>
        <w:rPr>
          <w:lang w:eastAsia="ko-KR"/>
        </w:rPr>
      </w:pPr>
      <w:bookmarkStart w:id="20" w:name="_Toc107853699"/>
      <w:r w:rsidRPr="00C64E9A">
        <w:rPr>
          <w:rFonts w:ascii="바탕" w:eastAsia="바탕" w:hAnsi="바탕" w:cs="바탕" w:hint="eastAsia"/>
          <w:lang w:eastAsia="ko-KR"/>
        </w:rPr>
        <w:lastRenderedPageBreak/>
        <w:t>크롭</w:t>
      </w:r>
      <w:r>
        <w:rPr>
          <w:rFonts w:hint="eastAsia"/>
          <w:lang w:eastAsia="ko-KR"/>
        </w:rPr>
        <w:t xml:space="preserve"> </w:t>
      </w:r>
      <w:r w:rsidRPr="00C64E9A">
        <w:rPr>
          <w:rFonts w:ascii="바탕" w:eastAsia="바탕" w:hAnsi="바탕" w:cs="바탕"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 w:rsidRPr="00C64E9A">
        <w:rPr>
          <w:rFonts w:ascii="바탕" w:eastAsia="바탕" w:hAnsi="바탕" w:cs="바탕" w:hint="eastAsia"/>
          <w:lang w:eastAsia="ko-KR"/>
        </w:rPr>
        <w:t>윈도우</w:t>
      </w:r>
      <w:bookmarkEnd w:id="20"/>
    </w:p>
    <w:p w:rsidR="00D628B7" w:rsidRDefault="00D628B7" w:rsidP="00D628B7">
      <w:pPr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크롭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이미지를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표시합니다</w:t>
      </w:r>
      <w:r>
        <w:rPr>
          <w:rFonts w:eastAsia="맑은 고딕" w:hint="eastAsia"/>
          <w:lang w:eastAsia="ko-KR"/>
        </w:rPr>
        <w:t>.</w:t>
      </w:r>
    </w:p>
    <w:p w:rsidR="00D628B7" w:rsidRPr="00D628B7" w:rsidRDefault="00777786" w:rsidP="00D628B7">
      <w:pPr>
        <w:rPr>
          <w:rFonts w:eastAsia="맑은 고딕"/>
          <w:lang w:eastAsia="ko-KR"/>
        </w:rPr>
      </w:pPr>
      <w:r w:rsidRPr="00777786">
        <w:rPr>
          <w:rFonts w:eastAsia="맑은 고딕"/>
          <w:noProof/>
          <w:snapToGrid/>
          <w:lang w:eastAsia="ko-KR"/>
        </w:rPr>
        <w:pict>
          <v:shape id="그림 10" o:spid="_x0000_i1045" type="#_x0000_t75" style="width:482.1pt;height:294.25pt;visibility:visible">
            <v:imagedata r:id="rId37" o:title=""/>
          </v:shape>
        </w:pict>
      </w:r>
    </w:p>
    <w:p w:rsidR="00525E30" w:rsidRPr="006C3558" w:rsidRDefault="002666A4" w:rsidP="006C3558">
      <w:pPr>
        <w:adjustRightInd w:val="0"/>
        <w:snapToGrid w:val="0"/>
        <w:ind w:firstLine="193"/>
        <w:rPr>
          <w:rFonts w:eastAsia="맑은 고딕"/>
          <w:lang w:eastAsia="ko-KR"/>
        </w:rPr>
      </w:pPr>
      <w:r w:rsidRPr="002666A4">
        <w:rPr>
          <w:noProof/>
          <w:snapToGrid/>
          <w:lang w:eastAsia="ko-KR"/>
        </w:rPr>
        <w:pict>
          <v:shape id="AutoShape 4346" o:spid="_x0000_s1061" type="#_x0000_t48" style="position:absolute;left:0;text-align:left;margin-left:262.4pt;margin-top:493.8pt;width:230.6pt;height:22.5pt;z-index:251628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" adj="-19137,-2352,-6566,8640,-562,8640">
            <v:textbox style="mso-next-textbox:#AutoShape 4346;mso-fit-shape-to-text:t">
              <w:txbxContent>
                <w:p w:rsidR="008A59A5" w:rsidRPr="00FA1C58" w:rsidRDefault="008A59A5" w:rsidP="00DF0ECC">
                  <w:pPr>
                    <w:rPr>
                      <w:rFonts w:hAnsi="MS Gothic"/>
                      <w:sz w:val="20"/>
                      <w:lang w:eastAsia="ko-KR"/>
                    </w:rPr>
                  </w:pPr>
                  <w:r>
                    <w:rPr>
                      <w:rFonts w:ascii="Batang" w:eastAsia="Batang" w:hAnsi="Batang" w:cs="Batang" w:hint="eastAsia"/>
                      <w:sz w:val="20"/>
                      <w:lang w:eastAsia="ko-KR"/>
                    </w:rPr>
                    <w:t>오버플로우 발생시 표시 유/무 를 선택 합니다.</w:t>
                  </w:r>
                </w:p>
              </w:txbxContent>
            </v:textbox>
          </v:shape>
        </w:pict>
      </w:r>
    </w:p>
    <w:p w:rsidR="00525E30" w:rsidRDefault="00DE6506" w:rsidP="00E23904">
      <w:pPr>
        <w:pStyle w:val="32"/>
        <w:rPr>
          <w:lang w:eastAsia="ko-KR"/>
        </w:rPr>
      </w:pPr>
      <w:bookmarkStart w:id="21" w:name="_Toc107853700"/>
      <w:r>
        <w:rPr>
          <w:rFonts w:ascii="바탕" w:eastAsia="바탕" w:hAnsi="바탕" w:cs="바탕"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 w:rsidR="006C3558">
        <w:rPr>
          <w:rFonts w:ascii="바탕" w:eastAsia="바탕" w:hAnsi="바탕" w:cs="바탕" w:hint="eastAsia"/>
          <w:lang w:eastAsia="ko-KR"/>
        </w:rPr>
        <w:t>윈도우</w:t>
      </w:r>
      <w:bookmarkEnd w:id="21"/>
    </w:p>
    <w:p w:rsidR="00DE6506" w:rsidRDefault="00DE6506" w:rsidP="00DE6506">
      <w:pPr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>취득한</w:t>
      </w:r>
      <w:r>
        <w:rPr>
          <w:rFonts w:eastAsia="맑은 고딕" w:hint="eastAsia"/>
          <w:lang w:eastAsia="ko-KR"/>
        </w:rPr>
        <w:t xml:space="preserve"> Image</w:t>
      </w:r>
      <w:r>
        <w:rPr>
          <w:rFonts w:eastAsia="맑은 고딕" w:hint="eastAsia"/>
          <w:lang w:eastAsia="ko-KR"/>
        </w:rPr>
        <w:t>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해당</w:t>
      </w:r>
      <w:r>
        <w:rPr>
          <w:rFonts w:eastAsia="맑은 고딕" w:hint="eastAsia"/>
          <w:lang w:eastAsia="ko-KR"/>
        </w:rPr>
        <w:t xml:space="preserve"> Image</w:t>
      </w:r>
      <w:r>
        <w:rPr>
          <w:rFonts w:eastAsia="맑은 고딕" w:hint="eastAsia"/>
          <w:lang w:eastAsia="ko-KR"/>
        </w:rPr>
        <w:t>의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결함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정보가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표시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됩니다</w:t>
      </w:r>
      <w:r>
        <w:rPr>
          <w:rFonts w:eastAsia="맑은 고딕" w:hint="eastAsia"/>
          <w:lang w:eastAsia="ko-KR"/>
        </w:rPr>
        <w:t>.</w:t>
      </w:r>
    </w:p>
    <w:p w:rsidR="00DA6B1B" w:rsidRPr="00DE6506" w:rsidRDefault="00777786" w:rsidP="00DE6506">
      <w:pPr>
        <w:rPr>
          <w:rFonts w:eastAsia="맑은 고딕"/>
          <w:lang w:eastAsia="ko-KR"/>
        </w:rPr>
      </w:pPr>
      <w:r w:rsidRPr="00777786">
        <w:rPr>
          <w:rFonts w:eastAsia="맑은 고딕"/>
          <w:noProof/>
          <w:snapToGrid/>
          <w:lang w:eastAsia="ko-KR"/>
        </w:rPr>
        <w:pict>
          <v:shape id="그림 11" o:spid="_x0000_i1046" type="#_x0000_t75" style="width:209.1pt;height:268.6pt;visibility:visible">
            <v:imagedata r:id="rId38" o:title=""/>
          </v:shape>
        </w:pict>
      </w:r>
    </w:p>
    <w:p w:rsidR="0046689F" w:rsidRPr="0046689F" w:rsidRDefault="001E2292" w:rsidP="00E23904">
      <w:pPr>
        <w:pStyle w:val="32"/>
        <w:rPr>
          <w:lang w:eastAsia="ko-KR"/>
        </w:rPr>
      </w:pPr>
      <w:bookmarkStart w:id="22" w:name="_Toc107853701"/>
      <w:r w:rsidRPr="001E2292">
        <w:rPr>
          <w:rFonts w:ascii="바탕" w:eastAsia="바탕" w:hAnsi="바탕" w:hint="eastAsia"/>
          <w:lang w:eastAsia="ko-KR"/>
        </w:rPr>
        <w:lastRenderedPageBreak/>
        <w:t>LOT 이력</w:t>
      </w:r>
      <w:r w:rsidR="00DE6506">
        <w:rPr>
          <w:rFonts w:hint="eastAsia"/>
          <w:lang w:eastAsia="ko-KR"/>
        </w:rPr>
        <w:t xml:space="preserve"> </w:t>
      </w:r>
      <w:r w:rsidR="00DE6506">
        <w:rPr>
          <w:rFonts w:ascii="바탕" w:eastAsia="바탕" w:hAnsi="바탕" w:cs="바탕" w:hint="eastAsia"/>
          <w:lang w:eastAsia="ko-KR"/>
        </w:rPr>
        <w:t>창</w:t>
      </w:r>
      <w:bookmarkEnd w:id="22"/>
    </w:p>
    <w:p w:rsidR="0046689F" w:rsidRDefault="0046689F" w:rsidP="0046689F">
      <w:pPr>
        <w:adjustRightInd w:val="0"/>
        <w:snapToGrid w:val="0"/>
        <w:rPr>
          <w:rFonts w:eastAsia="맑은 고딕"/>
          <w:noProof/>
          <w:snapToGrid/>
          <w:lang w:eastAsia="ko-KR"/>
        </w:rPr>
      </w:pPr>
    </w:p>
    <w:p w:rsidR="00257080" w:rsidRPr="00257080" w:rsidRDefault="006C3558" w:rsidP="0046689F">
      <w:pPr>
        <w:adjustRightInd w:val="0"/>
        <w:snapToGrid w:val="0"/>
        <w:rPr>
          <w:rFonts w:eastAsia="맑은 고딕"/>
          <w:noProof/>
          <w:snapToGrid/>
          <w:lang w:eastAsia="ko-KR"/>
        </w:rPr>
      </w:pPr>
      <w:r>
        <w:rPr>
          <w:rFonts w:eastAsia="맑은 고딕" w:hint="eastAsia"/>
          <w:noProof/>
          <w:snapToGrid/>
          <w:lang w:eastAsia="ko-KR"/>
        </w:rPr>
        <w:t>진행한</w:t>
      </w:r>
      <w:r>
        <w:rPr>
          <w:rFonts w:eastAsia="맑은 고딕" w:hint="eastAsia"/>
          <w:noProof/>
          <w:snapToGrid/>
          <w:lang w:eastAsia="ko-KR"/>
        </w:rPr>
        <w:t xml:space="preserve"> Lot</w:t>
      </w:r>
      <w:r>
        <w:rPr>
          <w:rFonts w:eastAsia="맑은 고딕" w:hint="eastAsia"/>
          <w:noProof/>
          <w:snapToGrid/>
          <w:lang w:eastAsia="ko-KR"/>
        </w:rPr>
        <w:t>의</w:t>
      </w:r>
      <w:r>
        <w:rPr>
          <w:rFonts w:eastAsia="맑은 고딕" w:hint="eastAsia"/>
          <w:noProof/>
          <w:snapToGrid/>
          <w:lang w:eastAsia="ko-KR"/>
        </w:rPr>
        <w:t xml:space="preserve"> </w:t>
      </w:r>
      <w:r>
        <w:rPr>
          <w:rFonts w:eastAsia="맑은 고딕" w:hint="eastAsia"/>
          <w:noProof/>
          <w:snapToGrid/>
          <w:lang w:eastAsia="ko-KR"/>
        </w:rPr>
        <w:t>이력을</w:t>
      </w:r>
      <w:r>
        <w:rPr>
          <w:rFonts w:eastAsia="맑은 고딕" w:hint="eastAsia"/>
          <w:noProof/>
          <w:snapToGrid/>
          <w:lang w:eastAsia="ko-KR"/>
        </w:rPr>
        <w:t xml:space="preserve"> </w:t>
      </w:r>
      <w:r>
        <w:rPr>
          <w:rFonts w:eastAsia="맑은 고딕" w:hint="eastAsia"/>
          <w:noProof/>
          <w:snapToGrid/>
          <w:lang w:eastAsia="ko-KR"/>
        </w:rPr>
        <w:t>확인할</w:t>
      </w:r>
      <w:r>
        <w:rPr>
          <w:rFonts w:eastAsia="맑은 고딕" w:hint="eastAsia"/>
          <w:noProof/>
          <w:snapToGrid/>
          <w:lang w:eastAsia="ko-KR"/>
        </w:rPr>
        <w:t xml:space="preserve"> </w:t>
      </w:r>
      <w:r>
        <w:rPr>
          <w:rFonts w:eastAsia="맑은 고딕" w:hint="eastAsia"/>
          <w:noProof/>
          <w:snapToGrid/>
          <w:lang w:eastAsia="ko-KR"/>
        </w:rPr>
        <w:t>수</w:t>
      </w:r>
      <w:r>
        <w:rPr>
          <w:rFonts w:eastAsia="맑은 고딕" w:hint="eastAsia"/>
          <w:noProof/>
          <w:snapToGrid/>
          <w:lang w:eastAsia="ko-KR"/>
        </w:rPr>
        <w:t xml:space="preserve"> </w:t>
      </w:r>
      <w:r>
        <w:rPr>
          <w:rFonts w:eastAsia="맑은 고딕" w:hint="eastAsia"/>
          <w:noProof/>
          <w:snapToGrid/>
          <w:lang w:eastAsia="ko-KR"/>
        </w:rPr>
        <w:t>있는</w:t>
      </w:r>
      <w:r>
        <w:rPr>
          <w:rFonts w:eastAsia="맑은 고딕" w:hint="eastAsia"/>
          <w:noProof/>
          <w:snapToGrid/>
          <w:lang w:eastAsia="ko-KR"/>
        </w:rPr>
        <w:t xml:space="preserve"> </w:t>
      </w:r>
      <w:r>
        <w:rPr>
          <w:rFonts w:eastAsia="맑은 고딕" w:hint="eastAsia"/>
          <w:noProof/>
          <w:snapToGrid/>
          <w:lang w:eastAsia="ko-KR"/>
        </w:rPr>
        <w:t>창입</w:t>
      </w:r>
    </w:p>
    <w:p w:rsidR="0046689F" w:rsidRDefault="00777786" w:rsidP="0046689F">
      <w:pPr>
        <w:adjustRightInd w:val="0"/>
        <w:snapToGrid w:val="0"/>
        <w:rPr>
          <w:noProof/>
          <w:snapToGrid/>
        </w:rPr>
      </w:pPr>
      <w:r w:rsidRPr="00777786">
        <w:rPr>
          <w:noProof/>
          <w:snapToGrid/>
          <w:lang w:eastAsia="ko-KR"/>
        </w:rPr>
        <w:pict>
          <v:shape id="그림 50" o:spid="_x0000_i1047" type="#_x0000_t75" style="width:320.55pt;height:416.35pt;visibility:visible">
            <v:imagedata r:id="rId39" o:title=""/>
          </v:shape>
        </w:pict>
      </w:r>
    </w:p>
    <w:p w:rsidR="00525E30" w:rsidRDefault="00525E30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Pr="001323BF" w:rsidRDefault="00DA6B1B" w:rsidP="006E059D">
      <w:pPr>
        <w:rPr>
          <w:rFonts w:eastAsia="Malgun Gothic"/>
          <w:lang w:eastAsia="ko-KR"/>
        </w:rPr>
      </w:pPr>
    </w:p>
    <w:p w:rsidR="00525E30" w:rsidRDefault="00257080" w:rsidP="00E23904">
      <w:pPr>
        <w:pStyle w:val="32"/>
        <w:rPr>
          <w:lang w:eastAsia="ko-KR"/>
        </w:rPr>
      </w:pPr>
      <w:bookmarkStart w:id="23" w:name="_Toc107853702"/>
      <w:r>
        <w:rPr>
          <w:rFonts w:ascii="바탕" w:eastAsia="바탕" w:hAnsi="바탕" w:cs="바탕" w:hint="eastAsia"/>
          <w:lang w:eastAsia="ko-KR"/>
        </w:rPr>
        <w:lastRenderedPageBreak/>
        <w:t>결과</w:t>
      </w:r>
      <w:r>
        <w:rPr>
          <w:rFonts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윈도우</w:t>
      </w:r>
      <w:bookmarkEnd w:id="23"/>
    </w:p>
    <w:p w:rsidR="00525E30" w:rsidRDefault="00257080" w:rsidP="006E059D">
      <w:pPr>
        <w:rPr>
          <w:rFonts w:eastAsia="Malgun Gothic"/>
          <w:lang w:eastAsia="ko-KR"/>
        </w:rPr>
      </w:pPr>
      <w:r>
        <w:rPr>
          <w:rFonts w:eastAsia="Malgun Gothic" w:hint="eastAsia"/>
          <w:lang w:eastAsia="ko-KR"/>
        </w:rPr>
        <w:t>검출된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결함의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정보를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표시하는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창입니다</w:t>
      </w:r>
      <w:r>
        <w:rPr>
          <w:rFonts w:eastAsia="Malgun Gothic" w:hint="eastAsia"/>
          <w:lang w:eastAsia="ko-KR"/>
        </w:rPr>
        <w:t>.</w:t>
      </w:r>
    </w:p>
    <w:p w:rsidR="00257080" w:rsidRDefault="00777786" w:rsidP="006E059D">
      <w:pPr>
        <w:rPr>
          <w:rFonts w:eastAsia="Malgun Gothic"/>
          <w:lang w:eastAsia="ko-KR"/>
        </w:rPr>
      </w:pPr>
      <w:r w:rsidRPr="00777786">
        <w:rPr>
          <w:rFonts w:eastAsia="Malgun Gothic"/>
          <w:noProof/>
          <w:snapToGrid/>
          <w:lang w:eastAsia="ko-KR"/>
        </w:rPr>
        <w:pict>
          <v:shape id="그림 12" o:spid="_x0000_i1048" type="#_x0000_t75" style="width:481.45pt;height:283.6pt;visibility:visible">
            <v:imagedata r:id="rId40" o:title=""/>
          </v:shape>
        </w:pict>
      </w:r>
    </w:p>
    <w:p w:rsidR="00525E30" w:rsidRDefault="00525E30" w:rsidP="006E059D">
      <w:pPr>
        <w:rPr>
          <w:rFonts w:eastAsia="Malgun Gothic"/>
          <w:lang w:eastAsia="ko-K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18"/>
        <w:gridCol w:w="4918"/>
      </w:tblGrid>
      <w:tr w:rsidR="00257080" w:rsidTr="00777786">
        <w:tc>
          <w:tcPr>
            <w:tcW w:w="4918" w:type="dxa"/>
            <w:vAlign w:val="center"/>
          </w:tcPr>
          <w:p w:rsidR="00257080" w:rsidRPr="00777786" w:rsidRDefault="00257080" w:rsidP="006C3558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No</w:t>
            </w:r>
          </w:p>
        </w:tc>
        <w:tc>
          <w:tcPr>
            <w:tcW w:w="4918" w:type="dxa"/>
          </w:tcPr>
          <w:p w:rsidR="00257080" w:rsidRPr="00777786" w:rsidRDefault="006C3558" w:rsidP="006E059D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순서대로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번호를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표시합니다</w:t>
            </w:r>
            <w:r w:rsidRPr="00777786">
              <w:rPr>
                <w:rFonts w:eastAsia="Malgun Gothic" w:hint="eastAsia"/>
                <w:lang w:eastAsia="ko-KR"/>
              </w:rPr>
              <w:t>.</w:t>
            </w:r>
          </w:p>
        </w:tc>
      </w:tr>
      <w:tr w:rsidR="00257080" w:rsidTr="00777786">
        <w:tc>
          <w:tcPr>
            <w:tcW w:w="4918" w:type="dxa"/>
            <w:vAlign w:val="center"/>
          </w:tcPr>
          <w:p w:rsidR="00257080" w:rsidRPr="00777786" w:rsidRDefault="00257080" w:rsidP="006C3558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검사시각</w:t>
            </w:r>
          </w:p>
        </w:tc>
        <w:tc>
          <w:tcPr>
            <w:tcW w:w="4918" w:type="dxa"/>
          </w:tcPr>
          <w:p w:rsidR="00257080" w:rsidRPr="00777786" w:rsidRDefault="00582B34" w:rsidP="006E059D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검사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시간을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표시합니다</w:t>
            </w:r>
            <w:r w:rsidRPr="00777786">
              <w:rPr>
                <w:rFonts w:eastAsia="Malgun Gothic" w:hint="eastAsia"/>
                <w:lang w:eastAsia="ko-KR"/>
              </w:rPr>
              <w:t>.</w:t>
            </w:r>
          </w:p>
        </w:tc>
      </w:tr>
      <w:tr w:rsidR="00257080" w:rsidTr="00777786">
        <w:tc>
          <w:tcPr>
            <w:tcW w:w="4918" w:type="dxa"/>
            <w:vAlign w:val="center"/>
          </w:tcPr>
          <w:p w:rsidR="00257080" w:rsidRPr="00777786" w:rsidRDefault="006C3558" w:rsidP="006C3558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LOT_ID</w:t>
            </w:r>
          </w:p>
        </w:tc>
        <w:tc>
          <w:tcPr>
            <w:tcW w:w="4918" w:type="dxa"/>
          </w:tcPr>
          <w:p w:rsidR="00257080" w:rsidRPr="00777786" w:rsidRDefault="006C3558" w:rsidP="006E059D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LOT ID</w:t>
            </w:r>
            <w:r w:rsidRPr="00777786">
              <w:rPr>
                <w:rFonts w:eastAsia="Malgun Gothic" w:hint="eastAsia"/>
                <w:lang w:eastAsia="ko-KR"/>
              </w:rPr>
              <w:t>를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표시합니다</w:t>
            </w:r>
            <w:r w:rsidRPr="00777786">
              <w:rPr>
                <w:rFonts w:eastAsia="Malgun Gothic" w:hint="eastAsia"/>
                <w:lang w:eastAsia="ko-KR"/>
              </w:rPr>
              <w:t>.</w:t>
            </w:r>
          </w:p>
        </w:tc>
      </w:tr>
      <w:tr w:rsidR="00257080" w:rsidTr="00777786">
        <w:tc>
          <w:tcPr>
            <w:tcW w:w="4918" w:type="dxa"/>
            <w:vAlign w:val="center"/>
          </w:tcPr>
          <w:p w:rsidR="00257080" w:rsidRPr="00777786" w:rsidRDefault="006C3558" w:rsidP="006C3558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CELL_ID</w:t>
            </w:r>
          </w:p>
        </w:tc>
        <w:tc>
          <w:tcPr>
            <w:tcW w:w="4918" w:type="dxa"/>
          </w:tcPr>
          <w:p w:rsidR="00257080" w:rsidRPr="00777786" w:rsidRDefault="006C3558" w:rsidP="006E059D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CELL_ID</w:t>
            </w:r>
            <w:r w:rsidRPr="00777786">
              <w:rPr>
                <w:rFonts w:eastAsia="Malgun Gothic" w:hint="eastAsia"/>
                <w:lang w:eastAsia="ko-KR"/>
              </w:rPr>
              <w:t>를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표시합니다</w:t>
            </w:r>
            <w:r w:rsidRPr="00777786">
              <w:rPr>
                <w:rFonts w:eastAsia="Malgun Gothic" w:hint="eastAsia"/>
                <w:lang w:eastAsia="ko-KR"/>
              </w:rPr>
              <w:t>.</w:t>
            </w:r>
          </w:p>
        </w:tc>
      </w:tr>
      <w:tr w:rsidR="00257080" w:rsidTr="00777786">
        <w:tc>
          <w:tcPr>
            <w:tcW w:w="4918" w:type="dxa"/>
            <w:vAlign w:val="center"/>
          </w:tcPr>
          <w:p w:rsidR="00257080" w:rsidRPr="00777786" w:rsidRDefault="00A438A6" w:rsidP="006C3558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불량위치</w:t>
            </w:r>
          </w:p>
        </w:tc>
        <w:tc>
          <w:tcPr>
            <w:tcW w:w="4918" w:type="dxa"/>
          </w:tcPr>
          <w:p w:rsidR="00257080" w:rsidRPr="00777786" w:rsidRDefault="00A438A6" w:rsidP="006E059D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불량의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위치를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표시합니다</w:t>
            </w:r>
            <w:r w:rsidRPr="00777786">
              <w:rPr>
                <w:rFonts w:eastAsia="Malgun Gothic" w:hint="eastAsia"/>
                <w:lang w:eastAsia="ko-KR"/>
              </w:rPr>
              <w:t xml:space="preserve">.( TOP, BOTTOM </w:t>
            </w:r>
            <w:r w:rsidRPr="00777786">
              <w:rPr>
                <w:rFonts w:eastAsia="Malgun Gothic" w:hint="eastAsia"/>
                <w:lang w:eastAsia="ko-KR"/>
              </w:rPr>
              <w:t>여부</w:t>
            </w:r>
            <w:r w:rsidRPr="00777786">
              <w:rPr>
                <w:rFonts w:eastAsia="Malgun Gothic" w:hint="eastAsia"/>
                <w:lang w:eastAsia="ko-KR"/>
              </w:rPr>
              <w:t xml:space="preserve"> )</w:t>
            </w:r>
          </w:p>
        </w:tc>
      </w:tr>
      <w:tr w:rsidR="00257080" w:rsidTr="00777786">
        <w:tc>
          <w:tcPr>
            <w:tcW w:w="4918" w:type="dxa"/>
            <w:vAlign w:val="center"/>
          </w:tcPr>
          <w:p w:rsidR="00257080" w:rsidRPr="00777786" w:rsidRDefault="00A438A6" w:rsidP="006C3558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불량종류</w:t>
            </w:r>
          </w:p>
        </w:tc>
        <w:tc>
          <w:tcPr>
            <w:tcW w:w="4918" w:type="dxa"/>
          </w:tcPr>
          <w:p w:rsidR="00A438A6" w:rsidRPr="00777786" w:rsidRDefault="00A438A6" w:rsidP="006E059D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불량의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종류를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표시합니다</w:t>
            </w:r>
            <w:r w:rsidRPr="00777786">
              <w:rPr>
                <w:rFonts w:eastAsia="Malgun Gothic" w:hint="eastAsia"/>
                <w:lang w:eastAsia="ko-KR"/>
              </w:rPr>
              <w:t>.</w:t>
            </w:r>
          </w:p>
          <w:p w:rsidR="00257080" w:rsidRPr="00777786" w:rsidRDefault="00A438A6" w:rsidP="006E059D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(SURFACE, FOIL_EXP</w:t>
            </w:r>
            <w:r w:rsidRPr="00777786">
              <w:rPr>
                <w:rFonts w:eastAsia="Malgun Gothic" w:hint="eastAsia"/>
                <w:lang w:eastAsia="ko-KR"/>
              </w:rPr>
              <w:t>여부</w:t>
            </w:r>
            <w:r w:rsidRPr="00777786">
              <w:rPr>
                <w:rFonts w:eastAsia="Malgun Gothic" w:hint="eastAsia"/>
                <w:lang w:eastAsia="ko-KR"/>
              </w:rPr>
              <w:t xml:space="preserve">) </w:t>
            </w:r>
          </w:p>
        </w:tc>
      </w:tr>
      <w:tr w:rsidR="00257080" w:rsidTr="00777786">
        <w:tc>
          <w:tcPr>
            <w:tcW w:w="4918" w:type="dxa"/>
            <w:vAlign w:val="center"/>
          </w:tcPr>
          <w:p w:rsidR="00257080" w:rsidRPr="00777786" w:rsidRDefault="00A438A6" w:rsidP="006C3558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불량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사이즈</w:t>
            </w:r>
          </w:p>
        </w:tc>
        <w:tc>
          <w:tcPr>
            <w:tcW w:w="4918" w:type="dxa"/>
          </w:tcPr>
          <w:p w:rsidR="00257080" w:rsidRPr="00777786" w:rsidRDefault="00A438A6" w:rsidP="006E059D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불량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결함의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사이즈를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표시합니다</w:t>
            </w:r>
            <w:r w:rsidRPr="00777786">
              <w:rPr>
                <w:rFonts w:eastAsia="Malgun Gothic" w:hint="eastAsia"/>
                <w:lang w:eastAsia="ko-KR"/>
              </w:rPr>
              <w:t>.</w:t>
            </w:r>
          </w:p>
        </w:tc>
      </w:tr>
      <w:tr w:rsidR="00D86D8A" w:rsidTr="00777786">
        <w:tc>
          <w:tcPr>
            <w:tcW w:w="4918" w:type="dxa"/>
            <w:vAlign w:val="center"/>
          </w:tcPr>
          <w:p w:rsidR="00D86D8A" w:rsidRPr="00777786" w:rsidRDefault="00D86D8A" w:rsidP="006C3558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>Ink Marking</w:t>
            </w:r>
          </w:p>
        </w:tc>
        <w:tc>
          <w:tcPr>
            <w:tcW w:w="4918" w:type="dxa"/>
          </w:tcPr>
          <w:p w:rsidR="00D86D8A" w:rsidRPr="00777786" w:rsidRDefault="005B303F" w:rsidP="006E059D">
            <w:pPr>
              <w:rPr>
                <w:rFonts w:eastAsia="Malgun Gothic"/>
                <w:lang w:eastAsia="ko-KR"/>
              </w:rPr>
            </w:pPr>
            <w:r w:rsidRPr="00777786">
              <w:rPr>
                <w:rFonts w:eastAsia="Malgun Gothic" w:hint="eastAsia"/>
                <w:lang w:eastAsia="ko-KR"/>
              </w:rPr>
              <w:t xml:space="preserve">Ink Marking </w:t>
            </w:r>
            <w:r w:rsidRPr="00777786">
              <w:rPr>
                <w:rFonts w:eastAsia="Malgun Gothic" w:hint="eastAsia"/>
                <w:lang w:eastAsia="ko-KR"/>
              </w:rPr>
              <w:t>여부를</w:t>
            </w:r>
            <w:r w:rsidRPr="00777786">
              <w:rPr>
                <w:rFonts w:eastAsia="Malgun Gothic" w:hint="eastAsia"/>
                <w:lang w:eastAsia="ko-KR"/>
              </w:rPr>
              <w:t xml:space="preserve"> </w:t>
            </w:r>
            <w:r w:rsidRPr="00777786">
              <w:rPr>
                <w:rFonts w:eastAsia="Malgun Gothic" w:hint="eastAsia"/>
                <w:lang w:eastAsia="ko-KR"/>
              </w:rPr>
              <w:t>표시합니다</w:t>
            </w:r>
            <w:r w:rsidRPr="00777786">
              <w:rPr>
                <w:rFonts w:eastAsia="Malgun Gothic" w:hint="eastAsia"/>
                <w:lang w:eastAsia="ko-KR"/>
              </w:rPr>
              <w:t>.</w:t>
            </w:r>
          </w:p>
        </w:tc>
      </w:tr>
    </w:tbl>
    <w:p w:rsidR="00525E30" w:rsidRDefault="00525E30" w:rsidP="006E059D">
      <w:pPr>
        <w:rPr>
          <w:rFonts w:eastAsia="Malgun Gothic"/>
          <w:lang w:eastAsia="ko-KR"/>
        </w:rPr>
      </w:pPr>
    </w:p>
    <w:p w:rsidR="00A438A6" w:rsidRDefault="00A438A6" w:rsidP="006E059D">
      <w:pPr>
        <w:rPr>
          <w:rFonts w:eastAsia="Malgun Gothic"/>
          <w:lang w:eastAsia="ko-KR"/>
        </w:rPr>
      </w:pPr>
    </w:p>
    <w:p w:rsidR="00A438A6" w:rsidRDefault="00A438A6" w:rsidP="006E059D">
      <w:pPr>
        <w:rPr>
          <w:rFonts w:eastAsia="Malgun Gothic"/>
          <w:lang w:eastAsia="ko-KR"/>
        </w:rPr>
      </w:pPr>
    </w:p>
    <w:p w:rsidR="00AC028F" w:rsidRPr="00AC028F" w:rsidRDefault="00D86D8A" w:rsidP="0014089B">
      <w:pPr>
        <w:pStyle w:val="46"/>
      </w:pPr>
      <w:bookmarkStart w:id="24" w:name="_Toc107853703"/>
      <w:r>
        <w:rPr>
          <w:rFonts w:hint="eastAsia"/>
        </w:rPr>
        <w:lastRenderedPageBreak/>
        <w:t>History 모드</w:t>
      </w:r>
      <w:bookmarkStart w:id="25" w:name="_Toc107853704"/>
      <w:bookmarkEnd w:id="24"/>
    </w:p>
    <w:p w:rsidR="00AC028F" w:rsidRPr="00DA6B1B" w:rsidRDefault="00AC028F" w:rsidP="00AC028F">
      <w:pPr>
        <w:pStyle w:val="32"/>
        <w:rPr>
          <w:lang w:eastAsia="ko-KR"/>
        </w:rPr>
      </w:pPr>
      <w:bookmarkStart w:id="26" w:name="_Toc107853706"/>
      <w:r>
        <w:rPr>
          <w:rFonts w:ascii="바탕" w:eastAsia="바탕" w:hAnsi="바탕" w:cs="바탕" w:hint="eastAsia"/>
          <w:lang w:eastAsia="ko-KR"/>
        </w:rPr>
        <w:t>검색</w:t>
      </w:r>
      <w:bookmarkEnd w:id="26"/>
    </w:p>
    <w:p w:rsidR="00AC028F" w:rsidRDefault="00777786" w:rsidP="00AC028F">
      <w:pPr>
        <w:rPr>
          <w:rFonts w:eastAsia="맑은 고딕"/>
          <w:lang w:eastAsia="ko-KR"/>
        </w:rPr>
      </w:pPr>
      <w:r w:rsidRPr="00777786">
        <w:rPr>
          <w:rFonts w:eastAsia="맑은 고딕"/>
          <w:noProof/>
          <w:snapToGrid/>
          <w:lang w:eastAsia="ko-KR"/>
        </w:rPr>
        <w:pict>
          <v:shape id="그림 20" o:spid="_x0000_i1049" type="#_x0000_t75" style="width:481.45pt;height:65.1pt;visibility:visible">
            <v:imagedata r:id="rId41" o:title=""/>
          </v:shape>
        </w:pi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660"/>
        <w:gridCol w:w="7176"/>
      </w:tblGrid>
      <w:tr w:rsidR="00AC028F" w:rsidTr="00777786">
        <w:tc>
          <w:tcPr>
            <w:tcW w:w="2660" w:type="dxa"/>
          </w:tcPr>
          <w:p w:rsidR="00AC028F" w:rsidRPr="00777786" w:rsidRDefault="00AC028F" w:rsidP="00777786">
            <w:pPr>
              <w:jc w:val="center"/>
              <w:rPr>
                <w:rFonts w:ascii="맑은 고딕" w:eastAsia="맑은 고딕" w:hAnsi="맑은 고딕"/>
                <w:lang w:eastAsia="ko-KR"/>
              </w:rPr>
            </w:pPr>
            <w:r w:rsidRPr="00777786">
              <w:rPr>
                <w:rFonts w:ascii="맑은 고딕" w:eastAsia="맑은 고딕" w:hAnsi="맑은 고딕" w:hint="eastAsia"/>
                <w:lang w:eastAsia="ko-KR"/>
              </w:rPr>
              <w:t>LOT ID, LOT START TIME</w:t>
            </w:r>
          </w:p>
        </w:tc>
        <w:tc>
          <w:tcPr>
            <w:tcW w:w="7176" w:type="dxa"/>
          </w:tcPr>
          <w:p w:rsidR="00AC028F" w:rsidRPr="00777786" w:rsidRDefault="00AC028F" w:rsidP="00E71D47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2</w:t>
            </w:r>
            <w:r w:rsidRPr="00777786">
              <w:rPr>
                <w:rFonts w:eastAsia="맑은 고딕" w:hint="eastAsia"/>
                <w:lang w:eastAsia="ko-KR"/>
              </w:rPr>
              <w:t>개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중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하나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선택하여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해당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조건을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선택하여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설정합니다</w:t>
            </w:r>
            <w:r w:rsidRPr="00777786">
              <w:rPr>
                <w:rFonts w:eastAsia="맑은 고딕" w:hint="eastAsia"/>
                <w:lang w:eastAsia="ko-KR"/>
              </w:rPr>
              <w:t>.</w:t>
            </w:r>
          </w:p>
        </w:tc>
      </w:tr>
      <w:tr w:rsidR="00AC028F" w:rsidTr="00777786">
        <w:tc>
          <w:tcPr>
            <w:tcW w:w="2660" w:type="dxa"/>
          </w:tcPr>
          <w:p w:rsidR="00AC028F" w:rsidRPr="00777786" w:rsidRDefault="00AC028F" w:rsidP="00777786">
            <w:pPr>
              <w:jc w:val="center"/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검색</w:t>
            </w:r>
          </w:p>
        </w:tc>
        <w:tc>
          <w:tcPr>
            <w:tcW w:w="7176" w:type="dxa"/>
          </w:tcPr>
          <w:p w:rsidR="00AC028F" w:rsidRPr="00777786" w:rsidRDefault="00AC028F" w:rsidP="00E71D47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 xml:space="preserve">2 </w:t>
            </w:r>
            <w:r w:rsidRPr="00777786">
              <w:rPr>
                <w:rFonts w:eastAsia="맑은 고딕" w:hint="eastAsia"/>
                <w:lang w:eastAsia="ko-KR"/>
              </w:rPr>
              <w:t>개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중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설정한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조건으로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검색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합니다</w:t>
            </w:r>
            <w:r w:rsidRPr="00777786">
              <w:rPr>
                <w:rFonts w:eastAsia="맑은 고딕" w:hint="eastAsia"/>
                <w:lang w:eastAsia="ko-KR"/>
              </w:rPr>
              <w:t>.</w:t>
            </w:r>
          </w:p>
        </w:tc>
      </w:tr>
      <w:tr w:rsidR="00AC028F" w:rsidTr="00777786">
        <w:tc>
          <w:tcPr>
            <w:tcW w:w="2660" w:type="dxa"/>
          </w:tcPr>
          <w:p w:rsidR="00AC028F" w:rsidRPr="00777786" w:rsidRDefault="00AC028F" w:rsidP="00777786">
            <w:pPr>
              <w:jc w:val="center"/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 xml:space="preserve">Excel </w:t>
            </w:r>
            <w:r w:rsidRPr="00777786">
              <w:rPr>
                <w:rFonts w:eastAsia="맑은 고딕" w:hint="eastAsia"/>
                <w:lang w:eastAsia="ko-KR"/>
              </w:rPr>
              <w:t>내보내기</w:t>
            </w:r>
          </w:p>
        </w:tc>
        <w:tc>
          <w:tcPr>
            <w:tcW w:w="7176" w:type="dxa"/>
          </w:tcPr>
          <w:p w:rsidR="00AC028F" w:rsidRPr="00777786" w:rsidRDefault="00AC028F" w:rsidP="00E71D47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검색한</w:t>
            </w:r>
            <w:r w:rsidRPr="00777786">
              <w:rPr>
                <w:rFonts w:eastAsia="맑은 고딕" w:hint="eastAsia"/>
                <w:lang w:eastAsia="ko-KR"/>
              </w:rPr>
              <w:t xml:space="preserve"> Data</w:t>
            </w:r>
            <w:r w:rsidRPr="00777786">
              <w:rPr>
                <w:rFonts w:eastAsia="맑은 고딕" w:hint="eastAsia"/>
                <w:lang w:eastAsia="ko-KR"/>
              </w:rPr>
              <w:t>를</w:t>
            </w:r>
            <w:r w:rsidRPr="00777786">
              <w:rPr>
                <w:rFonts w:eastAsia="맑은 고딕" w:hint="eastAsia"/>
                <w:lang w:eastAsia="ko-KR"/>
              </w:rPr>
              <w:t xml:space="preserve"> Excel </w:t>
            </w:r>
            <w:r w:rsidRPr="00777786">
              <w:rPr>
                <w:rFonts w:eastAsia="맑은 고딕" w:hint="eastAsia"/>
                <w:lang w:eastAsia="ko-KR"/>
              </w:rPr>
              <w:t>파일로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작성합니다</w:t>
            </w:r>
            <w:r w:rsidRPr="00777786">
              <w:rPr>
                <w:rFonts w:eastAsia="맑은 고딕" w:hint="eastAsia"/>
                <w:lang w:eastAsia="ko-KR"/>
              </w:rPr>
              <w:t>.</w:t>
            </w:r>
          </w:p>
        </w:tc>
      </w:tr>
    </w:tbl>
    <w:p w:rsidR="00AC028F" w:rsidRDefault="00AC028F" w:rsidP="00AC028F">
      <w:pPr>
        <w:rPr>
          <w:rFonts w:eastAsia="맑은 고딕"/>
          <w:lang w:eastAsia="ko-KR"/>
        </w:rPr>
      </w:pPr>
    </w:p>
    <w:p w:rsidR="00AC028F" w:rsidRDefault="00AC028F" w:rsidP="00AC028F">
      <w:pPr>
        <w:rPr>
          <w:rFonts w:eastAsia="맑은 고딕"/>
          <w:lang w:eastAsia="ko-KR"/>
        </w:rPr>
      </w:pPr>
    </w:p>
    <w:p w:rsidR="00AC028F" w:rsidRDefault="00AC028F" w:rsidP="00AC028F">
      <w:pPr>
        <w:rPr>
          <w:rFonts w:eastAsia="맑은 고딕"/>
          <w:lang w:eastAsia="ko-KR"/>
        </w:rPr>
      </w:pPr>
    </w:p>
    <w:p w:rsidR="00AC028F" w:rsidRPr="00AC028F" w:rsidRDefault="00AC028F" w:rsidP="00AC028F">
      <w:pPr>
        <w:rPr>
          <w:rFonts w:eastAsia="맑은 고딕"/>
          <w:lang w:eastAsia="ko-KR"/>
        </w:rPr>
      </w:pPr>
    </w:p>
    <w:p w:rsidR="001323BF" w:rsidRDefault="008A59A5" w:rsidP="0014089B">
      <w:pPr>
        <w:pStyle w:val="32"/>
      </w:pPr>
      <w:r>
        <w:rPr>
          <w:rFonts w:ascii="바탕" w:eastAsia="바탕" w:hAnsi="바탕" w:cs="바탕" w:hint="eastAsia"/>
          <w:lang w:eastAsia="ko-KR"/>
        </w:rPr>
        <w:t>시간으로</w:t>
      </w:r>
      <w:r>
        <w:rPr>
          <w:rFonts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조회</w:t>
      </w:r>
      <w:bookmarkEnd w:id="25"/>
    </w:p>
    <w:p w:rsidR="001323BF" w:rsidRDefault="00777786" w:rsidP="006E059D">
      <w:pPr>
        <w:rPr>
          <w:rFonts w:eastAsia="Malgun Gothic"/>
          <w:lang w:eastAsia="ko-KR"/>
        </w:rPr>
      </w:pPr>
      <w:r w:rsidRPr="00777786">
        <w:rPr>
          <w:rFonts w:eastAsia="Malgun Gothic"/>
          <w:noProof/>
          <w:snapToGrid/>
          <w:lang w:eastAsia="ko-KR"/>
        </w:rPr>
        <w:pict>
          <v:shape id="그림 5" o:spid="_x0000_i1050" type="#_x0000_t75" alt="History화면.png" style="width:482.7pt;height:271.1pt;visibility:visible">
            <v:imagedata r:id="rId13" o:title="History화면"/>
          </v:shape>
        </w:pict>
      </w:r>
    </w:p>
    <w:p w:rsidR="00DA6B1B" w:rsidRDefault="008A59A5" w:rsidP="008A59A5">
      <w:pPr>
        <w:snapToGrid w:val="0"/>
        <w:rPr>
          <w:rFonts w:eastAsia="Malgun Gothic"/>
          <w:lang w:eastAsia="ko-KR"/>
        </w:rPr>
      </w:pPr>
      <w:r>
        <w:rPr>
          <w:rFonts w:eastAsia="Malgun Gothic" w:hint="eastAsia"/>
          <w:lang w:eastAsia="ko-KR"/>
        </w:rPr>
        <w:t>LOT START TIME</w:t>
      </w:r>
      <w:r>
        <w:rPr>
          <w:rFonts w:eastAsia="Malgun Gothic" w:hint="eastAsia"/>
          <w:lang w:eastAsia="ko-KR"/>
        </w:rPr>
        <w:t>으로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조회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시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위와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같은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화면으로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표시가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됩니다</w:t>
      </w:r>
      <w:r>
        <w:rPr>
          <w:rFonts w:eastAsia="Malgun Gothic" w:hint="eastAsia"/>
          <w:lang w:eastAsia="ko-KR"/>
        </w:rPr>
        <w:t>.</w:t>
      </w:r>
    </w:p>
    <w:p w:rsidR="008A59A5" w:rsidRDefault="008A59A5" w:rsidP="008A59A5">
      <w:pPr>
        <w:snapToGrid w:val="0"/>
        <w:rPr>
          <w:rFonts w:eastAsia="Malgun Gothic"/>
          <w:lang w:eastAsia="ko-KR"/>
        </w:rPr>
      </w:pPr>
      <w:r>
        <w:rPr>
          <w:rFonts w:eastAsia="Malgun Gothic" w:hint="eastAsia"/>
          <w:lang w:eastAsia="ko-KR"/>
        </w:rPr>
        <w:t>위의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경우는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시간으로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조회를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하는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것이기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때문에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여러</w:t>
      </w:r>
      <w:r>
        <w:rPr>
          <w:rFonts w:eastAsia="Malgun Gothic" w:hint="eastAsia"/>
          <w:lang w:eastAsia="ko-KR"/>
        </w:rPr>
        <w:t xml:space="preserve"> LOT</w:t>
      </w:r>
      <w:r>
        <w:rPr>
          <w:rFonts w:eastAsia="Malgun Gothic" w:hint="eastAsia"/>
          <w:lang w:eastAsia="ko-KR"/>
        </w:rPr>
        <w:t>이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중복되어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표시됩니다</w:t>
      </w:r>
      <w:r>
        <w:rPr>
          <w:rFonts w:eastAsia="Malgun Gothic" w:hint="eastAsia"/>
          <w:lang w:eastAsia="ko-KR"/>
        </w:rPr>
        <w:t>.</w:t>
      </w:r>
    </w:p>
    <w:p w:rsidR="008A59A5" w:rsidRDefault="008A59A5" w:rsidP="008A59A5">
      <w:pPr>
        <w:snapToGrid w:val="0"/>
        <w:rPr>
          <w:rFonts w:eastAsia="Malgun Gothic"/>
          <w:lang w:eastAsia="ko-KR"/>
        </w:rPr>
      </w:pPr>
    </w:p>
    <w:p w:rsidR="008A59A5" w:rsidRDefault="008A59A5" w:rsidP="008A59A5">
      <w:pPr>
        <w:snapToGrid w:val="0"/>
        <w:rPr>
          <w:rFonts w:eastAsia="Malgun Gothic"/>
          <w:lang w:eastAsia="ko-KR"/>
        </w:rPr>
      </w:pPr>
    </w:p>
    <w:p w:rsidR="008A59A5" w:rsidRDefault="008A59A5" w:rsidP="008A59A5">
      <w:pPr>
        <w:snapToGrid w:val="0"/>
        <w:rPr>
          <w:rFonts w:eastAsia="Malgun Gothic"/>
          <w:lang w:eastAsia="ko-KR"/>
        </w:rPr>
      </w:pPr>
    </w:p>
    <w:p w:rsidR="008A59A5" w:rsidRDefault="008A59A5" w:rsidP="008A59A5">
      <w:pPr>
        <w:snapToGrid w:val="0"/>
        <w:rPr>
          <w:rFonts w:eastAsia="Malgun Gothic"/>
          <w:lang w:eastAsia="ko-KR"/>
        </w:rPr>
      </w:pPr>
    </w:p>
    <w:p w:rsidR="008A59A5" w:rsidRDefault="008A59A5" w:rsidP="008A59A5">
      <w:pPr>
        <w:snapToGrid w:val="0"/>
        <w:rPr>
          <w:rFonts w:eastAsia="Malgun Gothic"/>
          <w:lang w:eastAsia="ko-KR"/>
        </w:rPr>
      </w:pPr>
    </w:p>
    <w:p w:rsidR="008A59A5" w:rsidRDefault="008A59A5" w:rsidP="0014089B">
      <w:pPr>
        <w:pStyle w:val="32"/>
        <w:rPr>
          <w:lang w:eastAsia="ko-KR"/>
        </w:rPr>
      </w:pPr>
      <w:bookmarkStart w:id="27" w:name="_Toc107853705"/>
      <w:r>
        <w:rPr>
          <w:rFonts w:hint="eastAsia"/>
          <w:lang w:eastAsia="ko-KR"/>
        </w:rPr>
        <w:lastRenderedPageBreak/>
        <w:t>LOT ID</w:t>
      </w:r>
      <w:r>
        <w:rPr>
          <w:rFonts w:ascii="바탕" w:eastAsia="바탕" w:hAnsi="바탕" w:cs="바탕"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조회</w:t>
      </w:r>
      <w:bookmarkEnd w:id="27"/>
    </w:p>
    <w:p w:rsidR="00DA6B1B" w:rsidRDefault="00777786" w:rsidP="006E059D">
      <w:pPr>
        <w:rPr>
          <w:rFonts w:eastAsia="Malgun Gothic"/>
          <w:lang w:eastAsia="ko-KR"/>
        </w:rPr>
      </w:pPr>
      <w:r w:rsidRPr="00777786">
        <w:rPr>
          <w:rFonts w:eastAsia="Malgun Gothic"/>
          <w:noProof/>
          <w:snapToGrid/>
          <w:lang w:eastAsia="ko-KR"/>
        </w:rPr>
        <w:pict>
          <v:shape id="_x0000_i1051" type="#_x0000_t75" alt="History화면_2.png" style="width:482.7pt;height:271.1pt;visibility:visible">
            <v:imagedata r:id="rId42" o:title="History화면_2"/>
          </v:shape>
        </w:pict>
      </w:r>
    </w:p>
    <w:p w:rsidR="00DA6B1B" w:rsidRDefault="008A59A5" w:rsidP="006E059D">
      <w:pPr>
        <w:rPr>
          <w:rFonts w:eastAsia="Malgun Gothic"/>
          <w:lang w:eastAsia="ko-KR"/>
        </w:rPr>
      </w:pPr>
      <w:r>
        <w:rPr>
          <w:rFonts w:eastAsia="Malgun Gothic" w:hint="eastAsia"/>
          <w:lang w:eastAsia="ko-KR"/>
        </w:rPr>
        <w:t>LOT ID</w:t>
      </w:r>
      <w:r>
        <w:rPr>
          <w:rFonts w:eastAsia="Malgun Gothic" w:hint="eastAsia"/>
          <w:lang w:eastAsia="ko-KR"/>
        </w:rPr>
        <w:t>로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조회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시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표시되는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화면으로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동일한</w:t>
      </w:r>
      <w:r>
        <w:rPr>
          <w:rFonts w:eastAsia="Malgun Gothic" w:hint="eastAsia"/>
          <w:lang w:eastAsia="ko-KR"/>
        </w:rPr>
        <w:t xml:space="preserve"> LOT ID</w:t>
      </w:r>
      <w:r>
        <w:rPr>
          <w:rFonts w:eastAsia="Malgun Gothic" w:hint="eastAsia"/>
          <w:lang w:eastAsia="ko-KR"/>
        </w:rPr>
        <w:t>의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결함이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표시가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됩니다</w:t>
      </w:r>
      <w:r>
        <w:rPr>
          <w:rFonts w:eastAsia="Malgun Gothic" w:hint="eastAsia"/>
          <w:lang w:eastAsia="ko-KR"/>
        </w:rPr>
        <w:t>.</w:t>
      </w:r>
    </w:p>
    <w:p w:rsidR="008A59A5" w:rsidRDefault="008A59A5" w:rsidP="006E059D">
      <w:pPr>
        <w:rPr>
          <w:rFonts w:eastAsia="Malgun Gothic"/>
          <w:lang w:eastAsia="ko-KR"/>
        </w:rPr>
      </w:pPr>
      <w:r>
        <w:rPr>
          <w:rFonts w:eastAsia="Malgun Gothic" w:hint="eastAsia"/>
          <w:lang w:eastAsia="ko-KR"/>
        </w:rPr>
        <w:t>LOT ID</w:t>
      </w:r>
      <w:r>
        <w:rPr>
          <w:rFonts w:eastAsia="Malgun Gothic" w:hint="eastAsia"/>
          <w:lang w:eastAsia="ko-KR"/>
        </w:rPr>
        <w:t>로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조회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시에는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아래에</w:t>
      </w:r>
      <w:r>
        <w:rPr>
          <w:rFonts w:eastAsia="Malgun Gothic" w:hint="eastAsia"/>
          <w:lang w:eastAsia="ko-KR"/>
        </w:rPr>
        <w:t xml:space="preserve"> ROLL MAP</w:t>
      </w:r>
      <w:r>
        <w:rPr>
          <w:rFonts w:eastAsia="Malgun Gothic" w:hint="eastAsia"/>
          <w:lang w:eastAsia="ko-KR"/>
        </w:rPr>
        <w:t>이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표시가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됩니다</w:t>
      </w:r>
      <w:r>
        <w:rPr>
          <w:rFonts w:eastAsia="Malgun Gothic" w:hint="eastAsia"/>
          <w:lang w:eastAsia="ko-KR"/>
        </w:rPr>
        <w:t>.</w:t>
      </w:r>
    </w:p>
    <w:p w:rsidR="008A59A5" w:rsidRDefault="00777786" w:rsidP="006E059D">
      <w:pPr>
        <w:rPr>
          <w:rFonts w:eastAsia="Malgun Gothic"/>
          <w:lang w:eastAsia="ko-KR"/>
        </w:rPr>
      </w:pPr>
      <w:r w:rsidRPr="00777786">
        <w:rPr>
          <w:rFonts w:eastAsia="Malgun Gothic"/>
          <w:noProof/>
          <w:snapToGrid/>
          <w:lang w:eastAsia="ko-KR"/>
        </w:rPr>
        <w:pict>
          <v:shape id="그림 13" o:spid="_x0000_i1052" type="#_x0000_t75" style="width:480.85pt;height:59.5pt;visibility:visible">
            <v:imagedata r:id="rId43" o:title=""/>
          </v:shape>
        </w:pict>
      </w:r>
    </w:p>
    <w:p w:rsidR="00DA6B1B" w:rsidRDefault="008A59A5" w:rsidP="006E059D">
      <w:pPr>
        <w:rPr>
          <w:rFonts w:eastAsia="Malgun Gothic"/>
          <w:lang w:eastAsia="ko-KR"/>
        </w:rPr>
      </w:pPr>
      <w:r>
        <w:rPr>
          <w:rFonts w:eastAsia="Malgun Gothic" w:hint="eastAsia"/>
          <w:lang w:eastAsia="ko-KR"/>
        </w:rPr>
        <w:t>해당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표는</w:t>
      </w:r>
      <w:r>
        <w:rPr>
          <w:rFonts w:eastAsia="Malgun Gothic" w:hint="eastAsia"/>
          <w:lang w:eastAsia="ko-KR"/>
        </w:rPr>
        <w:t xml:space="preserve"> LOT ID</w:t>
      </w:r>
      <w:r>
        <w:rPr>
          <w:rFonts w:eastAsia="Malgun Gothic" w:hint="eastAsia"/>
          <w:lang w:eastAsia="ko-KR"/>
        </w:rPr>
        <w:t>로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조회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시에만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확인이</w:t>
      </w:r>
      <w:r>
        <w:rPr>
          <w:rFonts w:eastAsia="Malgun Gothic" w:hint="eastAsia"/>
          <w:lang w:eastAsia="ko-KR"/>
        </w:rPr>
        <w:t xml:space="preserve"> </w:t>
      </w:r>
      <w:r>
        <w:rPr>
          <w:rFonts w:eastAsia="Malgun Gothic" w:hint="eastAsia"/>
          <w:lang w:eastAsia="ko-KR"/>
        </w:rPr>
        <w:t>가능합니다</w:t>
      </w:r>
    </w:p>
    <w:p w:rsidR="0036250A" w:rsidRPr="0036250A" w:rsidRDefault="0036250A" w:rsidP="00D86D8A">
      <w:pPr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t xml:space="preserve">Excel </w:t>
      </w:r>
      <w:r>
        <w:rPr>
          <w:rFonts w:eastAsia="맑은 고딕" w:hint="eastAsia"/>
          <w:lang w:eastAsia="ko-KR"/>
        </w:rPr>
        <w:t>내보내기를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누르면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해당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창이</w:t>
      </w:r>
      <w:r>
        <w:rPr>
          <w:rFonts w:eastAsia="맑은 고딕" w:hint="eastAsia"/>
          <w:lang w:eastAsia="ko-KR"/>
        </w:rPr>
        <w:t xml:space="preserve"> </w:t>
      </w:r>
      <w:r>
        <w:rPr>
          <w:rFonts w:eastAsia="맑은 고딕" w:hint="eastAsia"/>
          <w:lang w:eastAsia="ko-KR"/>
        </w:rPr>
        <w:t>생성됩니다</w:t>
      </w:r>
      <w:r>
        <w:rPr>
          <w:rFonts w:eastAsia="맑은 고딕" w:hint="eastAsia"/>
          <w:lang w:eastAsia="ko-KR"/>
        </w:rPr>
        <w:t>.</w:t>
      </w:r>
    </w:p>
    <w:p w:rsidR="0036250A" w:rsidRDefault="002666A4" w:rsidP="00D86D8A">
      <w:pPr>
        <w:rPr>
          <w:rFonts w:eastAsia="맑은 고딕"/>
          <w:lang w:eastAsia="ko-KR"/>
        </w:rPr>
      </w:pPr>
      <w:r>
        <w:rPr>
          <w:rFonts w:eastAsia="맑은 고딕"/>
          <w:noProof/>
          <w:snapToGrid/>
          <w:lang w:eastAsia="ko-KR"/>
        </w:rPr>
        <w:pict>
          <v:shape id="_x0000_s6441" type="#_x0000_t202" style="position:absolute;left:0;text-align:left;margin-left:166.85pt;margin-top:7.95pt;width:164.1pt;height:25.1pt;z-index:251662848">
            <v:textbox>
              <w:txbxContent>
                <w:p w:rsidR="008A59A5" w:rsidRPr="0036250A" w:rsidRDefault="008A59A5">
                  <w:pPr>
                    <w:rPr>
                      <w:sz w:val="18"/>
                      <w:szCs w:val="18"/>
                      <w:lang w:eastAsia="ko-KR"/>
                    </w:rPr>
                  </w:pPr>
                  <w:r w:rsidRPr="0036250A">
                    <w:rPr>
                      <w:rFonts w:ascii="바탕" w:eastAsia="바탕" w:hAnsi="바탕" w:cs="바탕" w:hint="eastAsia"/>
                      <w:sz w:val="18"/>
                      <w:szCs w:val="18"/>
                      <w:lang w:eastAsia="ko-KR"/>
                    </w:rPr>
                    <w:t>프로그레스 바( 파일 작성 상태 표시)</w:t>
                  </w:r>
                </w:p>
              </w:txbxContent>
            </v:textbox>
          </v:shape>
        </w:pict>
      </w:r>
      <w:r>
        <w:rPr>
          <w:rFonts w:eastAsia="맑은 고딕"/>
          <w:noProof/>
          <w:snapToGrid/>
          <w:lang w:eastAsia="ko-KR"/>
        </w:rPr>
        <w:pict>
          <v:shape id="_x0000_s6443" type="#_x0000_t202" style="position:absolute;left:0;text-align:left;margin-left:132.5pt;margin-top:80.8pt;width:139pt;height:21.75pt;z-index:251664896">
            <v:textbox>
              <w:txbxContent>
                <w:p w:rsidR="008A59A5" w:rsidRPr="0036250A" w:rsidRDefault="008A59A5">
                  <w:pPr>
                    <w:rPr>
                      <w:sz w:val="18"/>
                      <w:szCs w:val="18"/>
                      <w:lang w:eastAsia="ko-KR"/>
                    </w:rPr>
                  </w:pPr>
                  <w:r w:rsidRPr="0036250A">
                    <w:rPr>
                      <w:rFonts w:ascii="바탕" w:eastAsia="바탕" w:hAnsi="바탕" w:cs="바탕" w:hint="eastAsia"/>
                      <w:sz w:val="18"/>
                      <w:szCs w:val="18"/>
                      <w:lang w:eastAsia="ko-KR"/>
                    </w:rPr>
                    <w:t>저장 경로를 설정합니다.</w:t>
                  </w:r>
                </w:p>
              </w:txbxContent>
            </v:textbox>
          </v:shape>
        </w:pict>
      </w:r>
      <w:r>
        <w:rPr>
          <w:rFonts w:eastAsia="맑은 고딕"/>
          <w:noProof/>
          <w:snapToGrid/>
          <w:lang w:eastAsia="ko-KR"/>
        </w:rPr>
        <w:pict>
          <v:shape id="_x0000_s6442" type="#_x0000_t34" style="position:absolute;left:0;text-align:left;margin-left:94.85pt;margin-top:66.55pt;width:37.65pt;height:26.8pt;z-index:251663872" o:connectortype="elbow" adj="10786,-398109,-86945"/>
        </w:pict>
      </w:r>
      <w:r>
        <w:rPr>
          <w:rFonts w:eastAsia="맑은 고딕"/>
          <w:noProof/>
          <w:snapToGrid/>
          <w:lang w:eastAsia="ko-KR"/>
        </w:rPr>
        <w:pict>
          <v:shape id="_x0000_s6440" type="#_x0000_t34" style="position:absolute;left:0;text-align:left;margin-left:132.5pt;margin-top:18.85pt;width:34.35pt;height:25.1pt;flip:y;z-index:251661824" o:connectortype="elbow" adj="10784,405624,-118973"/>
        </w:pict>
      </w:r>
      <w:r w:rsidR="00777786" w:rsidRPr="00777786">
        <w:rPr>
          <w:rFonts w:eastAsia="맑은 고딕"/>
          <w:noProof/>
          <w:snapToGrid/>
          <w:lang w:eastAsia="ko-KR"/>
        </w:rPr>
        <w:pict>
          <v:shape id="_x0000_i1053" type="#_x0000_t75" style="width:464.55pt;height:111.45pt;visibility:visible">
            <v:imagedata r:id="rId44" o:title=""/>
          </v:shape>
        </w:pict>
      </w:r>
    </w:p>
    <w:p w:rsidR="0036250A" w:rsidRDefault="0036250A" w:rsidP="00D86D8A">
      <w:pPr>
        <w:rPr>
          <w:rFonts w:eastAsia="맑은 고딕"/>
          <w:lang w:eastAsia="ko-K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18"/>
        <w:gridCol w:w="4918"/>
      </w:tblGrid>
      <w:tr w:rsidR="0036250A" w:rsidTr="00777786">
        <w:tc>
          <w:tcPr>
            <w:tcW w:w="4918" w:type="dxa"/>
          </w:tcPr>
          <w:p w:rsidR="0036250A" w:rsidRPr="00777786" w:rsidRDefault="0036250A" w:rsidP="00D86D8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취소</w:t>
            </w:r>
          </w:p>
        </w:tc>
        <w:tc>
          <w:tcPr>
            <w:tcW w:w="4918" w:type="dxa"/>
          </w:tcPr>
          <w:p w:rsidR="0036250A" w:rsidRPr="00777786" w:rsidRDefault="0036250A" w:rsidP="00D86D8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해당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창을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닫습니다</w:t>
            </w:r>
            <w:r w:rsidRPr="00777786">
              <w:rPr>
                <w:rFonts w:eastAsia="맑은 고딕" w:hint="eastAsia"/>
                <w:lang w:eastAsia="ko-KR"/>
              </w:rPr>
              <w:t>.</w:t>
            </w:r>
          </w:p>
        </w:tc>
      </w:tr>
      <w:tr w:rsidR="0036250A" w:rsidTr="00777786">
        <w:tc>
          <w:tcPr>
            <w:tcW w:w="4918" w:type="dxa"/>
          </w:tcPr>
          <w:p w:rsidR="0036250A" w:rsidRPr="00777786" w:rsidRDefault="0036250A" w:rsidP="00D86D8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 xml:space="preserve">Excel </w:t>
            </w:r>
            <w:r w:rsidRPr="00777786">
              <w:rPr>
                <w:rFonts w:eastAsia="맑은 고딕" w:hint="eastAsia"/>
                <w:lang w:eastAsia="ko-KR"/>
              </w:rPr>
              <w:t>파일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저장</w:t>
            </w:r>
          </w:p>
        </w:tc>
        <w:tc>
          <w:tcPr>
            <w:tcW w:w="4918" w:type="dxa"/>
          </w:tcPr>
          <w:p w:rsidR="0036250A" w:rsidRPr="00777786" w:rsidRDefault="0036250A" w:rsidP="00D86D8A">
            <w:pPr>
              <w:rPr>
                <w:rFonts w:eastAsia="맑은 고딕"/>
                <w:lang w:eastAsia="ko-KR"/>
              </w:rPr>
            </w:pPr>
            <w:r w:rsidRPr="00777786">
              <w:rPr>
                <w:rFonts w:eastAsia="맑은 고딕" w:hint="eastAsia"/>
                <w:lang w:eastAsia="ko-KR"/>
              </w:rPr>
              <w:t>저장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경로에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해당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파일을</w:t>
            </w:r>
            <w:r w:rsidRPr="00777786">
              <w:rPr>
                <w:rFonts w:eastAsia="맑은 고딕" w:hint="eastAsia"/>
                <w:lang w:eastAsia="ko-KR"/>
              </w:rPr>
              <w:t xml:space="preserve"> </w:t>
            </w:r>
            <w:r w:rsidRPr="00777786">
              <w:rPr>
                <w:rFonts w:eastAsia="맑은 고딕" w:hint="eastAsia"/>
                <w:lang w:eastAsia="ko-KR"/>
              </w:rPr>
              <w:t>생성합니다</w:t>
            </w:r>
            <w:r w:rsidRPr="00777786">
              <w:rPr>
                <w:rFonts w:eastAsia="맑은 고딕" w:hint="eastAsia"/>
                <w:lang w:eastAsia="ko-KR"/>
              </w:rPr>
              <w:t>.</w:t>
            </w:r>
          </w:p>
        </w:tc>
      </w:tr>
    </w:tbl>
    <w:p w:rsidR="0036250A" w:rsidRDefault="0036250A" w:rsidP="00D86D8A">
      <w:pPr>
        <w:rPr>
          <w:rFonts w:eastAsia="맑은 고딕"/>
          <w:lang w:eastAsia="ko-KR"/>
        </w:rPr>
      </w:pPr>
    </w:p>
    <w:p w:rsidR="001323BF" w:rsidRDefault="00D86D8A" w:rsidP="00E23904">
      <w:pPr>
        <w:pStyle w:val="32"/>
        <w:rPr>
          <w:lang w:eastAsia="ko-KR"/>
        </w:rPr>
      </w:pPr>
      <w:bookmarkStart w:id="28" w:name="_Toc107853707"/>
      <w:r>
        <w:rPr>
          <w:rFonts w:ascii="바탕" w:eastAsia="바탕" w:hAnsi="바탕" w:cs="바탕" w:hint="eastAsia"/>
          <w:lang w:eastAsia="ko-KR"/>
        </w:rPr>
        <w:lastRenderedPageBreak/>
        <w:t>검색</w:t>
      </w:r>
      <w:r>
        <w:rPr>
          <w:rFonts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윈도우</w:t>
      </w:r>
      <w:bookmarkEnd w:id="28"/>
    </w:p>
    <w:p w:rsidR="00215A9A" w:rsidRDefault="00215A9A" w:rsidP="00215A9A">
      <w:pPr>
        <w:adjustRightInd w:val="0"/>
        <w:rPr>
          <w:rFonts w:eastAsia="맑은 고딕" w:hAnsi="MS Gothic"/>
          <w:noProof/>
          <w:snapToGrid/>
          <w:lang w:eastAsia="ko-KR"/>
        </w:rPr>
      </w:pPr>
    </w:p>
    <w:p w:rsidR="00D86D8A" w:rsidRDefault="00D86D8A" w:rsidP="00215A9A">
      <w:pPr>
        <w:adjustRightInd w:val="0"/>
        <w:rPr>
          <w:rFonts w:eastAsia="맑은 고딕" w:hAnsi="MS Gothic"/>
          <w:noProof/>
          <w:snapToGrid/>
          <w:lang w:eastAsia="ko-KR"/>
        </w:rPr>
      </w:pPr>
      <w:r>
        <w:rPr>
          <w:rFonts w:eastAsia="맑은 고딕" w:hAnsi="MS Gothic" w:hint="eastAsia"/>
          <w:noProof/>
          <w:snapToGrid/>
          <w:lang w:eastAsia="ko-KR"/>
        </w:rPr>
        <w:t>검색한</w:t>
      </w:r>
      <w:r>
        <w:rPr>
          <w:rFonts w:eastAsia="맑은 고딕" w:hAnsi="MS Gothic" w:hint="eastAsia"/>
          <w:noProof/>
          <w:snapToGrid/>
          <w:lang w:eastAsia="ko-KR"/>
        </w:rPr>
        <w:t xml:space="preserve"> </w:t>
      </w:r>
      <w:r>
        <w:rPr>
          <w:rFonts w:eastAsia="맑은 고딕" w:hAnsi="MS Gothic" w:hint="eastAsia"/>
          <w:noProof/>
          <w:snapToGrid/>
          <w:lang w:eastAsia="ko-KR"/>
        </w:rPr>
        <w:t>결과가</w:t>
      </w:r>
      <w:r>
        <w:rPr>
          <w:rFonts w:eastAsia="맑은 고딕" w:hAnsi="MS Gothic" w:hint="eastAsia"/>
          <w:noProof/>
          <w:snapToGrid/>
          <w:lang w:eastAsia="ko-KR"/>
        </w:rPr>
        <w:t xml:space="preserve"> </w:t>
      </w:r>
      <w:r>
        <w:rPr>
          <w:rFonts w:eastAsia="맑은 고딕" w:hAnsi="MS Gothic" w:hint="eastAsia"/>
          <w:noProof/>
          <w:snapToGrid/>
          <w:lang w:eastAsia="ko-KR"/>
        </w:rPr>
        <w:t>해당</w:t>
      </w:r>
      <w:r>
        <w:rPr>
          <w:rFonts w:eastAsia="맑은 고딕" w:hAnsi="MS Gothic" w:hint="eastAsia"/>
          <w:noProof/>
          <w:snapToGrid/>
          <w:lang w:eastAsia="ko-KR"/>
        </w:rPr>
        <w:t xml:space="preserve"> </w:t>
      </w:r>
      <w:r>
        <w:rPr>
          <w:rFonts w:eastAsia="맑은 고딕" w:hAnsi="MS Gothic" w:hint="eastAsia"/>
          <w:noProof/>
          <w:snapToGrid/>
          <w:lang w:eastAsia="ko-KR"/>
        </w:rPr>
        <w:t>창에</w:t>
      </w:r>
      <w:r>
        <w:rPr>
          <w:rFonts w:eastAsia="맑은 고딕" w:hAnsi="MS Gothic" w:hint="eastAsia"/>
          <w:noProof/>
          <w:snapToGrid/>
          <w:lang w:eastAsia="ko-KR"/>
        </w:rPr>
        <w:t xml:space="preserve"> </w:t>
      </w:r>
      <w:r>
        <w:rPr>
          <w:rFonts w:eastAsia="맑은 고딕" w:hAnsi="MS Gothic" w:hint="eastAsia"/>
          <w:noProof/>
          <w:snapToGrid/>
          <w:lang w:eastAsia="ko-KR"/>
        </w:rPr>
        <w:t>표시</w:t>
      </w:r>
      <w:r>
        <w:rPr>
          <w:rFonts w:eastAsia="맑은 고딕" w:hAnsi="MS Gothic" w:hint="eastAsia"/>
          <w:noProof/>
          <w:snapToGrid/>
          <w:lang w:eastAsia="ko-KR"/>
        </w:rPr>
        <w:t xml:space="preserve"> </w:t>
      </w:r>
      <w:r>
        <w:rPr>
          <w:rFonts w:eastAsia="맑은 고딕" w:hAnsi="MS Gothic" w:hint="eastAsia"/>
          <w:noProof/>
          <w:snapToGrid/>
          <w:lang w:eastAsia="ko-KR"/>
        </w:rPr>
        <w:t>됩니다</w:t>
      </w:r>
      <w:r>
        <w:rPr>
          <w:rFonts w:eastAsia="맑은 고딕" w:hAnsi="MS Gothic" w:hint="eastAsia"/>
          <w:noProof/>
          <w:snapToGrid/>
          <w:lang w:eastAsia="ko-KR"/>
        </w:rPr>
        <w:t>.</w:t>
      </w:r>
    </w:p>
    <w:p w:rsidR="00610DDF" w:rsidRPr="00DA6B1B" w:rsidRDefault="00777786" w:rsidP="00DA6B1B">
      <w:pPr>
        <w:adjustRightInd w:val="0"/>
        <w:rPr>
          <w:rFonts w:eastAsia="맑은 고딕" w:hAnsi="MS Gothic"/>
          <w:lang w:eastAsia="ko-KR"/>
        </w:rPr>
      </w:pPr>
      <w:r w:rsidRPr="00777786">
        <w:rPr>
          <w:rFonts w:eastAsia="맑은 고딕" w:hAnsi="MS Gothic"/>
          <w:noProof/>
          <w:snapToGrid/>
          <w:lang w:eastAsia="ko-KR"/>
        </w:rPr>
        <w:pict>
          <v:shape id="그림 21" o:spid="_x0000_i1054" type="#_x0000_t75" style="width:480.2pt;height:196.6pt;visibility:visible">
            <v:imagedata r:id="rId45" o:title=""/>
          </v:shape>
        </w:pict>
      </w:r>
    </w:p>
    <w:p w:rsidR="00610DDF" w:rsidRDefault="00232086" w:rsidP="00E23904">
      <w:pPr>
        <w:pStyle w:val="32"/>
      </w:pPr>
      <w:bookmarkStart w:id="29" w:name="_Toc107853708"/>
      <w:r>
        <w:rPr>
          <w:rFonts w:ascii="바탕" w:eastAsia="바탕" w:hAnsi="바탕" w:cs="바탕" w:hint="eastAsia"/>
          <w:lang w:eastAsia="ko-KR"/>
        </w:rPr>
        <w:t>시뮬레이션</w:t>
      </w:r>
      <w:bookmarkEnd w:id="29"/>
    </w:p>
    <w:p w:rsidR="00610DDF" w:rsidRDefault="00610DDF" w:rsidP="00610DDF">
      <w:pPr>
        <w:adjustRightInd w:val="0"/>
        <w:ind w:firstLine="386"/>
        <w:rPr>
          <w:rFonts w:hAnsi="MS Gothic"/>
        </w:rPr>
      </w:pPr>
    </w:p>
    <w:p w:rsidR="001323BF" w:rsidRDefault="00777786" w:rsidP="006E059D">
      <w:pPr>
        <w:rPr>
          <w:rFonts w:eastAsia="Malgun Gothic"/>
          <w:lang w:eastAsia="ko-KR"/>
        </w:rPr>
      </w:pPr>
      <w:r w:rsidRPr="00777786">
        <w:rPr>
          <w:rFonts w:eastAsia="Malgun Gothic"/>
          <w:noProof/>
          <w:snapToGrid/>
          <w:lang w:eastAsia="ko-KR"/>
        </w:rPr>
        <w:pict>
          <v:shape id="그림 52" o:spid="_x0000_i1055" type="#_x0000_t75" style="width:482.7pt;height:261.1pt;visibility:visible">
            <v:imagedata r:id="rId46" o:title=""/>
          </v:shape>
        </w:pict>
      </w:r>
    </w:p>
    <w:p w:rsidR="00E4457D" w:rsidRDefault="00E4457D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525E30" w:rsidRDefault="00610DDF" w:rsidP="00610DDF">
      <w:pPr>
        <w:pStyle w:val="1"/>
        <w:rPr>
          <w:rFonts w:ascii="Batang" w:eastAsia="Batang" w:hAnsi="Batang" w:cs="Batang"/>
          <w:lang w:eastAsia="ko-KR"/>
        </w:rPr>
      </w:pPr>
      <w:bookmarkStart w:id="30" w:name="_Toc107853709"/>
      <w:r>
        <w:rPr>
          <w:rFonts w:ascii="Batang" w:eastAsia="Batang" w:hAnsi="Batang" w:cs="Batang" w:hint="eastAsia"/>
          <w:lang w:eastAsia="ko-KR"/>
        </w:rPr>
        <w:lastRenderedPageBreak/>
        <w:t>레시피설정 설정</w:t>
      </w:r>
      <w:bookmarkEnd w:id="30"/>
    </w:p>
    <w:p w:rsidR="00610DDF" w:rsidRDefault="00610DDF" w:rsidP="00610DDF">
      <w:pPr>
        <w:adjustRightInd w:val="0"/>
        <w:rPr>
          <w:rFonts w:hAnsi="MS Gothic"/>
          <w:lang w:eastAsia="ko-KR"/>
        </w:rPr>
      </w:pPr>
      <w:r>
        <w:rPr>
          <w:rFonts w:hAnsi="MS Gothic" w:hint="eastAsia"/>
          <w:lang w:eastAsia="ko-KR"/>
        </w:rPr>
        <w:t>[</w:t>
      </w:r>
      <w:r>
        <w:rPr>
          <w:rFonts w:ascii="Batang" w:eastAsia="Batang" w:hAnsi="Batang" w:cs="Batang" w:hint="eastAsia"/>
          <w:lang w:eastAsia="ko-KR"/>
        </w:rPr>
        <w:t>메뉴</w:t>
      </w:r>
      <w:r>
        <w:rPr>
          <w:rFonts w:hAnsi="MS Gothic" w:hint="eastAsia"/>
          <w:lang w:eastAsia="ko-KR"/>
        </w:rPr>
        <w:t>]</w:t>
      </w:r>
      <w:r>
        <w:rPr>
          <w:rFonts w:hAnsi="MS Gothic" w:hint="eastAsia"/>
          <w:lang w:eastAsia="ko-KR"/>
        </w:rPr>
        <w:t>→</w:t>
      </w:r>
      <w:r>
        <w:rPr>
          <w:rFonts w:hAnsi="MS Gothic" w:hint="eastAsia"/>
          <w:lang w:eastAsia="ko-KR"/>
        </w:rPr>
        <w:t>[</w:t>
      </w:r>
      <w:r>
        <w:rPr>
          <w:rFonts w:ascii="Batang" w:eastAsia="Batang" w:hAnsi="Batang" w:cs="Batang" w:hint="eastAsia"/>
          <w:lang w:eastAsia="ko-KR"/>
        </w:rPr>
        <w:t>설정</w:t>
      </w:r>
      <w:r>
        <w:rPr>
          <w:rFonts w:hAnsi="MS Gothic" w:hint="eastAsia"/>
          <w:lang w:eastAsia="ko-KR"/>
        </w:rPr>
        <w:t>]</w:t>
      </w:r>
      <w:r>
        <w:rPr>
          <w:rFonts w:hAnsi="MS Gothic" w:hint="eastAsia"/>
          <w:lang w:eastAsia="ko-KR"/>
        </w:rPr>
        <w:t>→</w:t>
      </w:r>
      <w:r>
        <w:rPr>
          <w:rFonts w:hAnsi="MS Gothic" w:hint="eastAsia"/>
          <w:lang w:eastAsia="ko-KR"/>
        </w:rPr>
        <w:t>[</w:t>
      </w:r>
      <w:r>
        <w:rPr>
          <w:rFonts w:ascii="Batang" w:eastAsia="Batang" w:hAnsi="Batang" w:cs="Batang" w:hint="eastAsia"/>
          <w:lang w:eastAsia="ko-KR"/>
        </w:rPr>
        <w:t>레시피 설정</w:t>
      </w:r>
      <w:r>
        <w:rPr>
          <w:rFonts w:hAnsi="MS Gothic" w:hint="eastAsia"/>
          <w:lang w:eastAsia="ko-KR"/>
        </w:rPr>
        <w:t>]</w:t>
      </w:r>
      <w:r>
        <w:rPr>
          <w:rFonts w:ascii="Batang" w:eastAsia="Batang" w:hAnsi="Batang" w:cs="Batang" w:hint="eastAsia"/>
          <w:lang w:eastAsia="ko-KR"/>
        </w:rPr>
        <w:t>을 선택하면 아래와 같은 화면이 표시됩니다.</w:t>
      </w:r>
    </w:p>
    <w:p w:rsidR="00610DDF" w:rsidRDefault="002666A4" w:rsidP="00610DDF">
      <w:pPr>
        <w:adjustRightInd w:val="0"/>
        <w:rPr>
          <w:noProof/>
          <w:snapToGrid/>
        </w:rPr>
      </w:pPr>
      <w:r>
        <w:rPr>
          <w:noProof/>
          <w:snapToGrid/>
        </w:rPr>
        <w:pict>
          <v:shape id="AutoShape 5006" o:spid="_x0000_s1080" type="#_x0000_t48" style="position:absolute;left:0;text-align:left;margin-left:396.65pt;margin-top:156.65pt;width:24.75pt;height:22.5pt;z-index:251632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" adj="53105,49296,35607,8640,26836,8640,29062,37584">
            <v:textbox style="mso-next-textbox:#AutoShape 5006;mso-fit-shape-to-text:t">
              <w:txbxContent>
                <w:p w:rsidR="008A59A5" w:rsidRPr="007A6978" w:rsidRDefault="002666A4" w:rsidP="007A6978">
                  <w:r>
                    <w:rPr>
                      <w:sz w:val="20"/>
                    </w:rPr>
                    <w:fldChar w:fldCharType="begin"/>
                  </w:r>
                  <w:r w:rsidR="008A59A5">
                    <w:rPr>
                      <w:rFonts w:eastAsia="Batang"/>
                      <w:sz w:val="20"/>
                      <w:lang w:eastAsia="ko-KR"/>
                    </w:rPr>
                    <w:instrText xml:space="preserve"> </w:instrText>
                  </w:r>
                  <w:r w:rsidR="008A59A5">
                    <w:rPr>
                      <w:rFonts w:eastAsia="Batang" w:hint="eastAsia"/>
                      <w:sz w:val="20"/>
                      <w:lang w:eastAsia="ko-KR"/>
                    </w:rPr>
                    <w:instrText>eq \o\ac(</w:instrText>
                  </w:r>
                  <w:r w:rsidR="008A59A5">
                    <w:rPr>
                      <w:rFonts w:eastAsia="Batang" w:hint="eastAsia"/>
                      <w:sz w:val="20"/>
                      <w:lang w:eastAsia="ko-KR"/>
                    </w:rPr>
                    <w:instrText>○</w:instrText>
                  </w:r>
                  <w:r w:rsidR="008A59A5">
                    <w:rPr>
                      <w:rFonts w:eastAsia="Batang" w:hint="eastAsia"/>
                      <w:sz w:val="20"/>
                      <w:lang w:eastAsia="ko-KR"/>
                    </w:rPr>
                    <w:instrText>,</w:instrText>
                  </w:r>
                  <w:r w:rsidR="008A59A5" w:rsidRPr="0062792E">
                    <w:rPr>
                      <w:rFonts w:eastAsia="Batang" w:hint="eastAsia"/>
                      <w:spacing w:val="0"/>
                      <w:position w:val="2"/>
                      <w:sz w:val="14"/>
                      <w:lang w:eastAsia="ko-KR"/>
                    </w:rPr>
                    <w:instrText>4</w:instrText>
                  </w:r>
                  <w:r w:rsidR="008A59A5">
                    <w:rPr>
                      <w:rFonts w:eastAsia="Batang" w:hint="eastAsia"/>
                      <w:sz w:val="20"/>
                      <w:lang w:eastAsia="ko-KR"/>
                    </w:rPr>
                    <w:instrText>)</w:instrText>
                  </w:r>
                  <w:r>
                    <w:rPr>
                      <w:sz w:val="20"/>
                    </w:rPr>
                    <w:fldChar w:fldCharType="end"/>
                  </w:r>
                </w:p>
              </w:txbxContent>
            </v:textbox>
            <o:callout v:ext="edit" minusx="t" minusy="t"/>
          </v:shape>
        </w:pict>
      </w:r>
      <w:r>
        <w:rPr>
          <w:noProof/>
          <w:snapToGrid/>
        </w:rPr>
        <w:pict>
          <v:shape id="AutoShape 4928" o:spid="_x0000_s1084" type="#_x0000_t48" style="position:absolute;left:0;text-align:left;margin-left:360.3pt;margin-top:75.1pt;width:24.75pt;height:22.5pt;z-index:251631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" adj="-49396,25440,-27142,8640,-5236,8640">
            <v:textbox style="mso-next-textbox:#AutoShape 4928;mso-fit-shape-to-text:t">
              <w:txbxContent>
                <w:p w:rsidR="008A59A5" w:rsidRPr="00777786" w:rsidRDefault="002666A4" w:rsidP="00610DDF">
                  <w:pPr>
                    <w:jc w:val="center"/>
                    <w:rPr>
                      <w:rFonts w:eastAsia="맑은 고딕"/>
                      <w:sz w:val="20"/>
                      <w:lang w:eastAsia="ko-KR"/>
                    </w:rPr>
                  </w:pPr>
                  <w:r>
                    <w:rPr>
                      <w:sz w:val="20"/>
                    </w:rPr>
                    <w:fldChar w:fldCharType="begin"/>
                  </w:r>
                  <w:r w:rsidR="008A59A5">
                    <w:rPr>
                      <w:rFonts w:eastAsia="Batang"/>
                      <w:sz w:val="20"/>
                      <w:lang w:eastAsia="ko-KR"/>
                    </w:rPr>
                    <w:instrText xml:space="preserve"> </w:instrText>
                  </w:r>
                  <w:r w:rsidR="008A59A5">
                    <w:rPr>
                      <w:rFonts w:eastAsia="Batang" w:hint="eastAsia"/>
                      <w:sz w:val="20"/>
                      <w:lang w:eastAsia="ko-KR"/>
                    </w:rPr>
                    <w:instrText>eq \o\ac(</w:instrText>
                  </w:r>
                  <w:r w:rsidR="008A59A5">
                    <w:rPr>
                      <w:rFonts w:eastAsia="Batang" w:hint="eastAsia"/>
                      <w:sz w:val="20"/>
                      <w:lang w:eastAsia="ko-KR"/>
                    </w:rPr>
                    <w:instrText>○</w:instrText>
                  </w:r>
                  <w:r w:rsidR="008A59A5">
                    <w:rPr>
                      <w:rFonts w:eastAsia="Batang" w:hint="eastAsia"/>
                      <w:sz w:val="20"/>
                      <w:lang w:eastAsia="ko-KR"/>
                    </w:rPr>
                    <w:instrText>,</w:instrText>
                  </w:r>
                  <w:r w:rsidR="008A59A5" w:rsidRPr="0062792E">
                    <w:rPr>
                      <w:rFonts w:eastAsia="Batang" w:hint="eastAsia"/>
                      <w:spacing w:val="0"/>
                      <w:position w:val="2"/>
                      <w:sz w:val="14"/>
                      <w:lang w:eastAsia="ko-KR"/>
                    </w:rPr>
                    <w:instrText>3</w:instrText>
                  </w:r>
                  <w:r w:rsidR="008A59A5">
                    <w:rPr>
                      <w:rFonts w:eastAsia="Batang" w:hint="eastAsia"/>
                      <w:sz w:val="20"/>
                      <w:lang w:eastAsia="ko-KR"/>
                    </w:rPr>
                    <w:instrText>)</w:instrText>
                  </w:r>
                  <w:r>
                    <w:rPr>
                      <w:sz w:val="20"/>
                    </w:rPr>
                    <w:fldChar w:fldCharType="end"/>
                  </w:r>
                </w:p>
              </w:txbxContent>
            </v:textbox>
            <o:callout v:ext="edit" minusy="t"/>
          </v:shape>
        </w:pict>
      </w:r>
      <w:r>
        <w:rPr>
          <w:noProof/>
          <w:snapToGrid/>
        </w:rPr>
        <w:pict>
          <v:shape id="AutoShape 4927" o:spid="_x0000_s1081" type="#_x0000_t48" style="position:absolute;left:0;text-align:left;margin-left:129.95pt;margin-top:97.6pt;width:24.75pt;height:22.5pt;z-index:251630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" adj="-46298,17616,-25571,8640,-5236,8640">
            <v:textbox style="mso-next-textbox:#AutoShape 4927;mso-fit-shape-to-text:t">
              <w:txbxContent>
                <w:p w:rsidR="008A59A5" w:rsidRPr="00777786" w:rsidRDefault="002666A4" w:rsidP="00610DDF">
                  <w:pPr>
                    <w:jc w:val="center"/>
                    <w:rPr>
                      <w:rFonts w:eastAsia="맑은 고딕"/>
                      <w:sz w:val="20"/>
                      <w:lang w:eastAsia="ko-KR"/>
                    </w:rPr>
                  </w:pPr>
                  <w:r>
                    <w:rPr>
                      <w:sz w:val="20"/>
                    </w:rPr>
                    <w:fldChar w:fldCharType="begin"/>
                  </w:r>
                  <w:r w:rsidR="008A59A5">
                    <w:rPr>
                      <w:rFonts w:eastAsia="Batang"/>
                      <w:sz w:val="20"/>
                      <w:lang w:eastAsia="ko-KR"/>
                    </w:rPr>
                    <w:instrText xml:space="preserve"> </w:instrText>
                  </w:r>
                  <w:r w:rsidR="008A59A5">
                    <w:rPr>
                      <w:rFonts w:eastAsia="Batang" w:hint="eastAsia"/>
                      <w:sz w:val="20"/>
                      <w:lang w:eastAsia="ko-KR"/>
                    </w:rPr>
                    <w:instrText>eq \o\ac(</w:instrText>
                  </w:r>
                  <w:r w:rsidR="008A59A5">
                    <w:rPr>
                      <w:rFonts w:eastAsia="Batang" w:hint="eastAsia"/>
                      <w:sz w:val="20"/>
                      <w:lang w:eastAsia="ko-KR"/>
                    </w:rPr>
                    <w:instrText>○</w:instrText>
                  </w:r>
                  <w:r w:rsidR="008A59A5">
                    <w:rPr>
                      <w:rFonts w:eastAsia="Batang" w:hint="eastAsia"/>
                      <w:sz w:val="20"/>
                      <w:lang w:eastAsia="ko-KR"/>
                    </w:rPr>
                    <w:instrText>,</w:instrText>
                  </w:r>
                  <w:r w:rsidR="008A59A5" w:rsidRPr="0062792E">
                    <w:rPr>
                      <w:rFonts w:eastAsia="Batang" w:hint="eastAsia"/>
                      <w:spacing w:val="0"/>
                      <w:position w:val="2"/>
                      <w:sz w:val="14"/>
                      <w:lang w:eastAsia="ko-KR"/>
                    </w:rPr>
                    <w:instrText>2</w:instrText>
                  </w:r>
                  <w:r w:rsidR="008A59A5">
                    <w:rPr>
                      <w:rFonts w:eastAsia="Batang" w:hint="eastAsia"/>
                      <w:sz w:val="20"/>
                      <w:lang w:eastAsia="ko-KR"/>
                    </w:rPr>
                    <w:instrText>)</w:instrText>
                  </w:r>
                  <w:r>
                    <w:rPr>
                      <w:sz w:val="20"/>
                    </w:rPr>
                    <w:fldChar w:fldCharType="end"/>
                  </w:r>
                </w:p>
              </w:txbxContent>
            </v:textbox>
            <o:callout v:ext="edit" minusy="t"/>
          </v:shape>
        </w:pict>
      </w:r>
      <w:r>
        <w:rPr>
          <w:noProof/>
          <w:snapToGrid/>
        </w:rPr>
        <w:pict>
          <v:shape id="AutoShape 4926" o:spid="_x0000_s1085" type="#_x0000_t48" style="position:absolute;left:0;text-align:left;margin-left:135.9pt;margin-top:22.4pt;width:29.75pt;height:22.5pt;z-index:251629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" adj="-40514,16800,-22253,8640,-4356,8640">
            <v:textbox style="mso-next-textbox:#AutoShape 4926;mso-fit-shape-to-text:t">
              <w:txbxContent>
                <w:p w:rsidR="008A59A5" w:rsidRPr="0062792E" w:rsidRDefault="002666A4" w:rsidP="0062792E">
                  <w:r>
                    <w:fldChar w:fldCharType="begin"/>
                  </w:r>
                  <w:r w:rsidR="008A59A5">
                    <w:instrText xml:space="preserve"> </w:instrText>
                  </w:r>
                  <w:r w:rsidR="008A59A5">
                    <w:rPr>
                      <w:rFonts w:hint="eastAsia"/>
                    </w:rPr>
                    <w:instrText>eq \o\ac(</w:instrText>
                  </w:r>
                  <w:r w:rsidR="008A59A5">
                    <w:rPr>
                      <w:rFonts w:hint="eastAsia"/>
                    </w:rPr>
                    <w:instrText>○</w:instrText>
                  </w:r>
                  <w:r w:rsidR="008A59A5">
                    <w:rPr>
                      <w:rFonts w:hint="eastAsia"/>
                    </w:rPr>
                    <w:instrText>,</w:instrText>
                  </w:r>
                  <w:r w:rsidR="008A59A5" w:rsidRPr="0062792E">
                    <w:rPr>
                      <w:rFonts w:hint="eastAsia"/>
                      <w:spacing w:val="0"/>
                      <w:position w:val="2"/>
                      <w:sz w:val="14"/>
                    </w:rPr>
                    <w:instrText>1</w:instrText>
                  </w:r>
                  <w:r w:rsidR="008A59A5">
                    <w:rPr>
                      <w:rFonts w:hint="eastAsia"/>
                    </w:rPr>
                    <w:instrText>)</w:instrText>
                  </w:r>
                  <w:r>
                    <w:fldChar w:fldCharType="end"/>
                  </w:r>
                </w:p>
              </w:txbxContent>
            </v:textbox>
            <o:callout v:ext="edit" minusy="t"/>
          </v:shape>
        </w:pict>
      </w:r>
      <w:r w:rsidR="00777786" w:rsidRPr="00777786">
        <w:rPr>
          <w:noProof/>
          <w:snapToGrid/>
          <w:lang w:eastAsia="ko-KR"/>
        </w:rPr>
        <w:pict>
          <v:shape id="그림 58" o:spid="_x0000_i1056" type="#_x0000_t75" style="width:477.1pt;height:220.4pt;visibility:visible">
            <v:imagedata r:id="rId47" o:title=""/>
          </v:shape>
        </w:pict>
      </w:r>
    </w:p>
    <w:p w:rsidR="00610DDF" w:rsidRDefault="00610DDF" w:rsidP="0062792E">
      <w:pPr>
        <w:adjustRightInd w:val="0"/>
        <w:snapToGrid w:val="0"/>
        <w:spacing w:line="209" w:lineRule="auto"/>
        <w:ind w:left="360"/>
        <w:rPr>
          <w:noProof/>
          <w:snapToGrid/>
          <w:lang w:eastAsia="ko-KR"/>
        </w:rPr>
      </w:pPr>
    </w:p>
    <w:p w:rsidR="00610DDF" w:rsidRDefault="007F71D5" w:rsidP="00610DDF">
      <w:pPr>
        <w:numPr>
          <w:ilvl w:val="0"/>
          <w:numId w:val="30"/>
        </w:numPr>
        <w:adjustRightInd w:val="0"/>
        <w:snapToGrid w:val="0"/>
        <w:spacing w:line="209" w:lineRule="auto"/>
        <w:rPr>
          <w:noProof/>
          <w:snapToGrid/>
          <w:lang w:eastAsia="ko-KR"/>
        </w:rPr>
      </w:pPr>
      <w:r>
        <w:rPr>
          <w:rFonts w:ascii="Batang" w:eastAsia="Batang" w:hAnsi="Batang" w:cs="Batang" w:hint="eastAsia"/>
          <w:noProof/>
          <w:snapToGrid/>
          <w:lang w:eastAsia="ko-KR"/>
        </w:rPr>
        <w:t xml:space="preserve">레시피의 신규작성, 제거, </w:t>
      </w:r>
      <w:r w:rsidR="007A6978">
        <w:rPr>
          <w:rFonts w:ascii="Batang" w:eastAsia="Batang" w:hAnsi="Batang" w:cs="Batang" w:hint="eastAsia"/>
          <w:noProof/>
          <w:snapToGrid/>
          <w:lang w:eastAsia="ko-KR"/>
        </w:rPr>
        <w:t>레시피명</w:t>
      </w:r>
      <w:r w:rsidR="007A6978">
        <w:rPr>
          <w:rFonts w:ascii="맑은 고딕" w:eastAsia="맑은 고딕" w:hAnsi="맑은 고딕" w:cs="Batang" w:hint="eastAsia"/>
          <w:noProof/>
          <w:snapToGrid/>
          <w:lang w:eastAsia="ko-KR"/>
        </w:rPr>
        <w:t>의</w:t>
      </w:r>
      <w:r>
        <w:rPr>
          <w:rFonts w:ascii="Batang" w:eastAsia="Batang" w:hAnsi="Batang" w:cs="Batang" w:hint="eastAsia"/>
          <w:noProof/>
          <w:snapToGrid/>
          <w:lang w:eastAsia="ko-KR"/>
        </w:rPr>
        <w:t xml:space="preserve"> 변경을 이행합니다.</w:t>
      </w:r>
    </w:p>
    <w:p w:rsidR="00610DDF" w:rsidRDefault="007F71D5" w:rsidP="00610DDF">
      <w:pPr>
        <w:numPr>
          <w:ilvl w:val="0"/>
          <w:numId w:val="30"/>
        </w:numPr>
        <w:adjustRightInd w:val="0"/>
        <w:snapToGrid w:val="0"/>
        <w:spacing w:line="209" w:lineRule="auto"/>
        <w:rPr>
          <w:noProof/>
          <w:snapToGrid/>
          <w:lang w:eastAsia="ko-KR"/>
        </w:rPr>
      </w:pPr>
      <w:r>
        <w:rPr>
          <w:rFonts w:ascii="Batang" w:eastAsia="Batang" w:hAnsi="Batang" w:cs="Batang" w:hint="eastAsia"/>
          <w:noProof/>
          <w:snapToGrid/>
          <w:lang w:eastAsia="ko-KR"/>
        </w:rPr>
        <w:t>레시피를 선택합니다.</w:t>
      </w:r>
    </w:p>
    <w:p w:rsidR="007A6978" w:rsidRDefault="007A6978" w:rsidP="007A6978">
      <w:pPr>
        <w:numPr>
          <w:ilvl w:val="0"/>
          <w:numId w:val="30"/>
        </w:numPr>
        <w:adjustRightInd w:val="0"/>
        <w:snapToGrid w:val="0"/>
        <w:spacing w:line="209" w:lineRule="auto"/>
        <w:rPr>
          <w:noProof/>
          <w:snapToGrid/>
          <w:lang w:eastAsia="ko-KR"/>
        </w:rPr>
      </w:pPr>
      <w:r>
        <w:rPr>
          <w:rFonts w:ascii="Batang" w:eastAsia="Batang" w:hAnsi="Batang" w:cs="Batang" w:hint="eastAsia"/>
          <w:noProof/>
          <w:snapToGrid/>
          <w:lang w:eastAsia="ko-KR"/>
        </w:rPr>
        <w:t>각 설정값의 표시/입력을 이행합니다.</w:t>
      </w:r>
    </w:p>
    <w:p w:rsidR="007A6978" w:rsidRDefault="007A6978" w:rsidP="007A6978">
      <w:pPr>
        <w:numPr>
          <w:ilvl w:val="0"/>
          <w:numId w:val="30"/>
        </w:numPr>
        <w:adjustRightInd w:val="0"/>
        <w:snapToGrid w:val="0"/>
        <w:spacing w:line="209" w:lineRule="auto"/>
        <w:rPr>
          <w:noProof/>
          <w:snapToGrid/>
          <w:lang w:eastAsia="ko-KR"/>
        </w:rPr>
      </w:pPr>
      <w:r>
        <w:rPr>
          <w:rFonts w:ascii="Batang" w:eastAsia="Batang" w:hAnsi="Batang" w:cs="Batang" w:hint="eastAsia"/>
          <w:noProof/>
          <w:snapToGrid/>
          <w:lang w:eastAsia="ko-KR"/>
        </w:rPr>
        <w:t>레시피 설정의 보존, 설정값 변경을 취소 합니다.</w:t>
      </w:r>
    </w:p>
    <w:p w:rsidR="00610DDF" w:rsidRDefault="00610DDF" w:rsidP="00610DDF">
      <w:pPr>
        <w:adjustRightInd w:val="0"/>
        <w:rPr>
          <w:noProof/>
          <w:snapToGrid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AC028F" w:rsidRDefault="00AC028F" w:rsidP="006E059D">
      <w:pPr>
        <w:rPr>
          <w:rFonts w:eastAsia="Malgun Gothic"/>
          <w:lang w:eastAsia="ko-KR"/>
        </w:rPr>
      </w:pPr>
    </w:p>
    <w:p w:rsidR="006E059D" w:rsidRDefault="007F71D5" w:rsidP="00D628B7">
      <w:pPr>
        <w:pStyle w:val="21"/>
      </w:pPr>
      <w:bookmarkStart w:id="31" w:name="_Toc107853710"/>
      <w:r>
        <w:rPr>
          <w:rFonts w:ascii="바탕" w:eastAsia="바탕" w:hAnsi="바탕" w:cs="바탕" w:hint="eastAsia"/>
        </w:rPr>
        <w:lastRenderedPageBreak/>
        <w:t>레시피</w:t>
      </w:r>
      <w:r>
        <w:rPr>
          <w:rFonts w:hint="eastAsia"/>
        </w:rPr>
        <w:t xml:space="preserve"> </w:t>
      </w:r>
      <w:r>
        <w:rPr>
          <w:rFonts w:ascii="바탕" w:eastAsia="바탕" w:hAnsi="바탕" w:cs="바탕" w:hint="eastAsia"/>
        </w:rPr>
        <w:t>조작</w:t>
      </w:r>
      <w:bookmarkEnd w:id="31"/>
    </w:p>
    <w:p w:rsidR="006E059D" w:rsidRDefault="007F71D5" w:rsidP="006E059D">
      <w:pPr>
        <w:rPr>
          <w:rFonts w:eastAsia="Malgun Gothic"/>
          <w:lang w:eastAsia="ko-KR"/>
        </w:rPr>
      </w:pPr>
      <w:r>
        <w:rPr>
          <w:rFonts w:eastAsia="Malgun Gothic" w:hint="eastAsia"/>
          <w:lang w:eastAsia="ko-KR"/>
        </w:rPr>
        <w:t>레시피는</w:t>
      </w:r>
      <w:r>
        <w:rPr>
          <w:rFonts w:eastAsia="Malgun Gothic" w:hint="eastAsia"/>
          <w:lang w:eastAsia="ko-KR"/>
        </w:rPr>
        <w:t xml:space="preserve"> 50</w:t>
      </w:r>
      <w:r>
        <w:rPr>
          <w:rFonts w:eastAsia="Malgun Gothic" w:hint="eastAsia"/>
          <w:lang w:eastAsia="ko-KR"/>
        </w:rPr>
        <w:t>건까지등록가능합니다</w:t>
      </w:r>
      <w:r>
        <w:rPr>
          <w:rFonts w:eastAsia="Malgun Gothic" w:hint="eastAsia"/>
          <w:lang w:eastAsia="ko-KR"/>
        </w:rPr>
        <w:t>.</w:t>
      </w:r>
    </w:p>
    <w:p w:rsidR="007F71D5" w:rsidRDefault="007F71D5" w:rsidP="00E23904">
      <w:pPr>
        <w:pStyle w:val="32"/>
        <w:rPr>
          <w:lang w:eastAsia="ko-KR"/>
        </w:rPr>
      </w:pPr>
      <w:bookmarkStart w:id="32" w:name="_Toc107853711"/>
      <w:r>
        <w:rPr>
          <w:rFonts w:ascii="바탕" w:eastAsia="바탕" w:hAnsi="바탕" w:cs="바탕" w:hint="eastAsia"/>
          <w:lang w:eastAsia="ko-KR"/>
        </w:rPr>
        <w:t>레시피</w:t>
      </w:r>
      <w:r>
        <w:rPr>
          <w:rFonts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선택</w:t>
      </w:r>
      <w:bookmarkEnd w:id="32"/>
    </w:p>
    <w:p w:rsidR="007F71D5" w:rsidRDefault="007F71D5" w:rsidP="007F71D5">
      <w:pPr>
        <w:adjustRightInd w:val="0"/>
        <w:snapToGrid w:val="0"/>
        <w:ind w:firstLine="386"/>
        <w:rPr>
          <w:rFonts w:eastAsia="Malgun Gothic" w:hAnsi="MS Gothic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편집할 레시피 선택합니다.</w:t>
      </w:r>
    </w:p>
    <w:p w:rsidR="007F71D5" w:rsidRPr="007F71D5" w:rsidRDefault="007F71D5" w:rsidP="007F71D5">
      <w:pPr>
        <w:adjustRightInd w:val="0"/>
        <w:snapToGrid w:val="0"/>
        <w:ind w:firstLine="386"/>
        <w:rPr>
          <w:rFonts w:eastAsia="Malgun Gothic" w:hAnsi="MS Gothic"/>
          <w:lang w:eastAsia="ko-KR"/>
        </w:rPr>
      </w:pPr>
    </w:p>
    <w:p w:rsidR="007F71D5" w:rsidRDefault="007F71D5" w:rsidP="007F71D5">
      <w:pPr>
        <w:adjustRightInd w:val="0"/>
        <w:snapToGrid w:val="0"/>
        <w:ind w:left="388"/>
        <w:rPr>
          <w:lang w:eastAsia="ko-KR"/>
        </w:rPr>
      </w:pPr>
      <w:r>
        <w:rPr>
          <w:rFonts w:ascii="Batang" w:eastAsia="Batang" w:hAnsi="Batang" w:cs="Batang" w:hint="eastAsia"/>
          <w:lang w:eastAsia="ko-KR"/>
        </w:rPr>
        <w:t>레시피설정화면의 아래 그림중 붉은색 상자 리스트에서, 편집할 레시피를 선택합니다.</w:t>
      </w:r>
    </w:p>
    <w:p w:rsidR="007F71D5" w:rsidRDefault="007F71D5" w:rsidP="007F71D5">
      <w:pPr>
        <w:adjustRightInd w:val="0"/>
        <w:snapToGrid w:val="0"/>
        <w:ind w:left="388"/>
        <w:rPr>
          <w:lang w:eastAsia="ko-KR"/>
        </w:rPr>
      </w:pPr>
      <w:r>
        <w:rPr>
          <w:rFonts w:ascii="Batang" w:eastAsia="Batang" w:hAnsi="Batang" w:cs="Batang" w:hint="eastAsia"/>
          <w:lang w:eastAsia="ko-KR"/>
        </w:rPr>
        <w:t>선택하면 선택된 레시피 설정내용으로 변경됩니다.</w:t>
      </w:r>
    </w:p>
    <w:p w:rsidR="007F71D5" w:rsidRPr="001F5936" w:rsidRDefault="002666A4" w:rsidP="007F71D5">
      <w:pPr>
        <w:adjustRightInd w:val="0"/>
        <w:ind w:left="748"/>
        <w:rPr>
          <w:rFonts w:eastAsia="맑은 고딕"/>
          <w:noProof/>
          <w:snapToGrid/>
          <w:lang w:eastAsia="ko-KR"/>
        </w:rPr>
      </w:pPr>
      <w:r w:rsidRPr="002666A4">
        <w:rPr>
          <w:noProof/>
          <w:snapToGrid/>
        </w:rPr>
        <w:pict>
          <v:rect id="Rectangle 5011" o:spid="_x0000_s6384" style="position:absolute;left:0;text-align:left;margin-left:43.55pt;margin-top:57.3pt;width:100.7pt;height:164.9pt;z-index:25163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" filled="f" strokecolor="red" strokeweight="2.25pt"/>
        </w:pict>
      </w:r>
      <w:r w:rsidRPr="002666A4">
        <w:rPr>
          <w:rFonts w:hAnsi="MS Gothic"/>
          <w:noProof/>
          <w:snapToGrid/>
        </w:rPr>
        <w:pict>
          <v:shape id="AutoShape 5287" o:spid="_x0000_s1087" type="#_x0000_t48" style="position:absolute;left:0;text-align:left;margin-left:294.2pt;margin-top:1.45pt;width:152.75pt;height:226.2pt;z-index:251634176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" adj="-26233,9086,-13388,859,-723,859">
            <v:textbox style="mso-next-textbox:#AutoShape 5287;mso-fit-shape-to-text:t">
              <w:txbxContent>
                <w:p w:rsidR="008A59A5" w:rsidRDefault="00777786" w:rsidP="007F71D5">
                  <w:r w:rsidRPr="00777786">
                    <w:rPr>
                      <w:noProof/>
                      <w:snapToGrid/>
                      <w:lang w:eastAsia="ko-KR"/>
                    </w:rPr>
                    <w:pict>
                      <v:shape id="그림 48" o:spid="_x0000_i1074" type="#_x0000_t75" style="width:137.75pt;height:211pt;visibility:visible">
                        <v:imagedata r:id="rId48" o:title=""/>
                      </v:shape>
                    </w:pict>
                  </w:r>
                </w:p>
              </w:txbxContent>
            </v:textbox>
            <o:callout v:ext="edit" minusy="t"/>
          </v:shape>
        </w:pict>
      </w:r>
      <w:r w:rsidR="00777786" w:rsidRPr="00777786">
        <w:rPr>
          <w:noProof/>
          <w:snapToGrid/>
          <w:lang w:eastAsia="ko-KR"/>
        </w:rPr>
        <w:pict>
          <v:shape id="그림 45" o:spid="_x0000_i1057" type="#_x0000_t75" style="width:425.1pt;height:220.4pt;visibility:visible">
            <v:imagedata r:id="rId49" o:title=""/>
          </v:shape>
        </w:pict>
      </w:r>
    </w:p>
    <w:p w:rsidR="006E059D" w:rsidRDefault="006E059D" w:rsidP="006E059D">
      <w:pPr>
        <w:rPr>
          <w:rFonts w:eastAsia="Malgun Gothic"/>
          <w:lang w:eastAsia="ko-KR"/>
        </w:rPr>
      </w:pPr>
    </w:p>
    <w:p w:rsidR="006E059D" w:rsidRDefault="006E059D" w:rsidP="006E059D">
      <w:pPr>
        <w:rPr>
          <w:rFonts w:eastAsia="Malgun Gothic"/>
          <w:lang w:eastAsia="ko-KR"/>
        </w:rPr>
      </w:pPr>
    </w:p>
    <w:p w:rsidR="006E059D" w:rsidRDefault="006E059D" w:rsidP="006E059D">
      <w:pPr>
        <w:rPr>
          <w:rFonts w:eastAsia="Malgun Gothic"/>
          <w:lang w:eastAsia="ko-KR"/>
        </w:rPr>
      </w:pPr>
    </w:p>
    <w:p w:rsidR="007F71D5" w:rsidRDefault="007F71D5" w:rsidP="006E059D">
      <w:pPr>
        <w:rPr>
          <w:rFonts w:eastAsia="Malgun Gothic"/>
          <w:lang w:eastAsia="ko-KR"/>
        </w:rPr>
      </w:pPr>
    </w:p>
    <w:p w:rsidR="007F71D5" w:rsidRDefault="007F71D5" w:rsidP="006E059D">
      <w:pPr>
        <w:rPr>
          <w:rFonts w:eastAsia="Malgun Gothic"/>
          <w:lang w:eastAsia="ko-KR"/>
        </w:rPr>
      </w:pPr>
    </w:p>
    <w:p w:rsidR="007F71D5" w:rsidRDefault="007F71D5" w:rsidP="006E059D">
      <w:pPr>
        <w:rPr>
          <w:rFonts w:eastAsia="Malgun Gothic"/>
          <w:lang w:eastAsia="ko-KR"/>
        </w:rPr>
      </w:pPr>
    </w:p>
    <w:p w:rsidR="006E059D" w:rsidRDefault="006E059D" w:rsidP="006E059D">
      <w:pPr>
        <w:rPr>
          <w:rFonts w:eastAsia="Malgun Gothic"/>
          <w:lang w:eastAsia="ko-KR"/>
        </w:rPr>
      </w:pPr>
    </w:p>
    <w:p w:rsidR="006E059D" w:rsidRDefault="007F71D5" w:rsidP="007F71D5">
      <w:pPr>
        <w:tabs>
          <w:tab w:val="left" w:pos="2702"/>
        </w:tabs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ab/>
      </w:r>
    </w:p>
    <w:p w:rsidR="007F71D5" w:rsidRDefault="007F71D5" w:rsidP="007F71D5">
      <w:pPr>
        <w:tabs>
          <w:tab w:val="left" w:pos="2702"/>
        </w:tabs>
        <w:rPr>
          <w:rFonts w:eastAsia="Malgun Gothic"/>
          <w:lang w:eastAsia="ko-KR"/>
        </w:rPr>
      </w:pPr>
    </w:p>
    <w:p w:rsidR="007F71D5" w:rsidRDefault="007F71D5" w:rsidP="007F71D5">
      <w:pPr>
        <w:tabs>
          <w:tab w:val="left" w:pos="2702"/>
        </w:tabs>
        <w:rPr>
          <w:rFonts w:eastAsia="Malgun Gothic"/>
          <w:lang w:eastAsia="ko-KR"/>
        </w:rPr>
      </w:pPr>
    </w:p>
    <w:p w:rsidR="006E059D" w:rsidRDefault="006E059D" w:rsidP="006E059D">
      <w:pPr>
        <w:rPr>
          <w:rFonts w:eastAsia="Malgun Gothic"/>
          <w:lang w:eastAsia="ko-KR"/>
        </w:rPr>
      </w:pPr>
    </w:p>
    <w:p w:rsidR="006E059D" w:rsidRDefault="006E059D" w:rsidP="006E059D">
      <w:pPr>
        <w:rPr>
          <w:rFonts w:eastAsia="Malgun Gothic"/>
          <w:lang w:eastAsia="ko-KR"/>
        </w:rPr>
      </w:pPr>
    </w:p>
    <w:p w:rsidR="00A438A6" w:rsidRDefault="00A438A6" w:rsidP="006E059D">
      <w:pPr>
        <w:rPr>
          <w:rFonts w:eastAsia="Malgun Gothic"/>
          <w:lang w:eastAsia="ko-KR"/>
        </w:rPr>
      </w:pPr>
    </w:p>
    <w:p w:rsidR="00A438A6" w:rsidRDefault="00A438A6" w:rsidP="006E059D">
      <w:pPr>
        <w:rPr>
          <w:rFonts w:eastAsia="Malgun Gothic"/>
          <w:lang w:eastAsia="ko-KR"/>
        </w:rPr>
      </w:pPr>
    </w:p>
    <w:p w:rsidR="00A438A6" w:rsidRDefault="00A438A6" w:rsidP="006E059D">
      <w:pPr>
        <w:rPr>
          <w:rFonts w:eastAsia="Malgun Gothic"/>
          <w:lang w:eastAsia="ko-KR"/>
        </w:rPr>
      </w:pPr>
    </w:p>
    <w:p w:rsidR="00A438A6" w:rsidRDefault="00A438A6" w:rsidP="006E059D">
      <w:pPr>
        <w:rPr>
          <w:rFonts w:eastAsia="Malgun Gothic"/>
          <w:lang w:eastAsia="ko-KR"/>
        </w:rPr>
      </w:pPr>
    </w:p>
    <w:p w:rsidR="00A438A6" w:rsidRDefault="00A438A6" w:rsidP="006E059D">
      <w:pPr>
        <w:rPr>
          <w:rFonts w:eastAsia="Malgun Gothic"/>
          <w:lang w:eastAsia="ko-KR"/>
        </w:rPr>
      </w:pPr>
    </w:p>
    <w:p w:rsidR="00A438A6" w:rsidRDefault="00A438A6" w:rsidP="006E059D">
      <w:pPr>
        <w:rPr>
          <w:rFonts w:eastAsia="Malgun Gothic"/>
          <w:lang w:eastAsia="ko-KR"/>
        </w:rPr>
      </w:pPr>
    </w:p>
    <w:p w:rsidR="00A438A6" w:rsidRDefault="00A438A6" w:rsidP="006E059D">
      <w:pPr>
        <w:rPr>
          <w:rFonts w:eastAsia="Malgun Gothic"/>
          <w:lang w:eastAsia="ko-KR"/>
        </w:rPr>
      </w:pPr>
    </w:p>
    <w:p w:rsidR="00A438A6" w:rsidRDefault="00A438A6" w:rsidP="006E059D">
      <w:pPr>
        <w:rPr>
          <w:rFonts w:eastAsia="Malgun Gothic"/>
          <w:lang w:eastAsia="ko-KR"/>
        </w:rPr>
      </w:pPr>
    </w:p>
    <w:p w:rsidR="00A438A6" w:rsidRDefault="00A438A6" w:rsidP="006E059D">
      <w:pPr>
        <w:rPr>
          <w:rFonts w:eastAsia="Malgun Gothic"/>
          <w:lang w:eastAsia="ko-KR"/>
        </w:rPr>
      </w:pPr>
    </w:p>
    <w:p w:rsidR="00A438A6" w:rsidRDefault="00A438A6" w:rsidP="006E059D">
      <w:pPr>
        <w:rPr>
          <w:rFonts w:eastAsia="Malgun Gothic"/>
          <w:lang w:eastAsia="ko-KR"/>
        </w:rPr>
      </w:pPr>
    </w:p>
    <w:p w:rsidR="006E059D" w:rsidRDefault="007F71D5" w:rsidP="00E23904">
      <w:pPr>
        <w:pStyle w:val="32"/>
        <w:rPr>
          <w:lang w:eastAsia="ko-KR"/>
        </w:rPr>
      </w:pPr>
      <w:bookmarkStart w:id="33" w:name="_Toc107853712"/>
      <w:r>
        <w:rPr>
          <w:rFonts w:ascii="바탕" w:eastAsia="바탕" w:hAnsi="바탕" w:cs="바탕" w:hint="eastAsia"/>
          <w:lang w:eastAsia="ko-KR"/>
        </w:rPr>
        <w:lastRenderedPageBreak/>
        <w:t>레시피</w:t>
      </w:r>
      <w:r>
        <w:rPr>
          <w:rFonts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등록</w:t>
      </w:r>
      <w:bookmarkEnd w:id="33"/>
    </w:p>
    <w:p w:rsidR="007F71D5" w:rsidRDefault="007F71D5" w:rsidP="007F71D5">
      <w:pPr>
        <w:adjustRightInd w:val="0"/>
        <w:snapToGrid w:val="0"/>
        <w:ind w:firstLine="386"/>
        <w:rPr>
          <w:rFonts w:hAnsi="MS Gothic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신규 레시피를 등록 수순을 설명합니다.</w:t>
      </w:r>
    </w:p>
    <w:p w:rsidR="007F71D5" w:rsidRPr="007F71D5" w:rsidRDefault="007F71D5" w:rsidP="007F71D5">
      <w:pPr>
        <w:adjustRightInd w:val="0"/>
        <w:snapToGrid w:val="0"/>
        <w:ind w:firstLine="193"/>
        <w:rPr>
          <w:rFonts w:hAnsi="MS Gothic"/>
          <w:lang w:eastAsia="ko-KR"/>
        </w:rPr>
      </w:pPr>
    </w:p>
    <w:p w:rsidR="007F71D5" w:rsidRPr="00A66075" w:rsidRDefault="007F71D5" w:rsidP="007F71D5">
      <w:pPr>
        <w:numPr>
          <w:ilvl w:val="0"/>
          <w:numId w:val="31"/>
        </w:numPr>
        <w:adjustRightInd w:val="0"/>
        <w:snapToGrid w:val="0"/>
        <w:spacing w:line="209" w:lineRule="auto"/>
        <w:rPr>
          <w:rFonts w:hAnsi="MS Gothic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레시피 설정 화면에서, 복사할 원본 레시피를 선택합니다.</w:t>
      </w:r>
    </w:p>
    <w:p w:rsidR="00A66075" w:rsidRDefault="00A66075" w:rsidP="007F71D5">
      <w:pPr>
        <w:numPr>
          <w:ilvl w:val="0"/>
          <w:numId w:val="31"/>
        </w:numPr>
        <w:adjustRightInd w:val="0"/>
        <w:snapToGrid w:val="0"/>
        <w:spacing w:line="209" w:lineRule="auto"/>
        <w:rPr>
          <w:rFonts w:hAnsi="MS Gothic"/>
          <w:lang w:eastAsia="ko-KR"/>
        </w:rPr>
      </w:pPr>
      <w:r w:rsidRPr="00A66075">
        <w:rPr>
          <w:rFonts w:ascii="바탕" w:eastAsia="바탕" w:hAnsi="바탕" w:cs="Batang" w:hint="eastAsia"/>
          <w:lang w:eastAsia="ko-KR"/>
        </w:rPr>
        <w:t>레시피를 등록할 번호를 선택합니다</w:t>
      </w:r>
      <w:r>
        <w:rPr>
          <w:rFonts w:ascii="Batang" w:eastAsia="맑은 고딕" w:hAnsi="Batang" w:cs="Batang" w:hint="eastAsia"/>
          <w:lang w:eastAsia="ko-KR"/>
        </w:rPr>
        <w:t>.</w:t>
      </w:r>
    </w:p>
    <w:p w:rsidR="007F71D5" w:rsidRDefault="007F71D5" w:rsidP="007F71D5">
      <w:pPr>
        <w:numPr>
          <w:ilvl w:val="0"/>
          <w:numId w:val="31"/>
        </w:numPr>
        <w:adjustRightInd w:val="0"/>
        <w:snapToGrid w:val="0"/>
        <w:spacing w:line="209" w:lineRule="auto"/>
        <w:rPr>
          <w:rFonts w:hAnsi="MS Gothic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레시피 명을 변경합니다.</w:t>
      </w:r>
    </w:p>
    <w:p w:rsidR="007F71D5" w:rsidRDefault="002666A4" w:rsidP="007F71D5">
      <w:pPr>
        <w:adjustRightInd w:val="0"/>
        <w:ind w:left="360" w:firstLine="386"/>
        <w:rPr>
          <w:rFonts w:hAnsi="MS Gothic"/>
        </w:rPr>
      </w:pPr>
      <w:r>
        <w:rPr>
          <w:rFonts w:hAnsi="MS Gothic"/>
          <w:noProof/>
          <w:snapToGrid/>
        </w:rPr>
        <w:pict>
          <v:rect id="Rectangle 4933" o:spid="_x0000_s6381" style="position:absolute;left:0;text-align:left;margin-left:101.6pt;margin-top:27.55pt;width:153.15pt;height:24.6pt;z-index:25163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" filled="f" strokecolor="red" strokeweight="2.25pt"/>
        </w:pict>
      </w:r>
      <w:r w:rsidR="00777786" w:rsidRPr="00777786">
        <w:rPr>
          <w:rFonts w:hAnsi="MS Gothic"/>
          <w:noProof/>
          <w:snapToGrid/>
          <w:lang w:eastAsia="ko-KR"/>
        </w:rPr>
        <w:pict>
          <v:shape id="그림 53" o:spid="_x0000_i1058" type="#_x0000_t75" style="width:223.5pt;height:72.65pt;visibility:visible">
            <v:imagedata r:id="rId50" o:title=""/>
          </v:shape>
        </w:pict>
      </w:r>
    </w:p>
    <w:p w:rsidR="007F71D5" w:rsidRPr="00A66075" w:rsidRDefault="00A66075" w:rsidP="007F71D5">
      <w:pPr>
        <w:numPr>
          <w:ilvl w:val="0"/>
          <w:numId w:val="31"/>
        </w:numPr>
        <w:adjustRightInd w:val="0"/>
        <w:snapToGrid w:val="0"/>
        <w:spacing w:line="209" w:lineRule="auto"/>
        <w:ind w:left="748"/>
        <w:rPr>
          <w:rFonts w:hAnsi="MS Gothic"/>
          <w:lang w:eastAsia="ko-KR"/>
        </w:rPr>
      </w:pPr>
      <w:r>
        <w:rPr>
          <w:rFonts w:ascii="바탕" w:eastAsia="바탕" w:hAnsi="바탕" w:cs="바탕" w:hint="eastAsia"/>
          <w:lang w:eastAsia="ko-KR"/>
        </w:rPr>
        <w:t>등록버튼을 누르면 해당 레시피가 해당 번호에 등록이 됩니다.</w:t>
      </w:r>
    </w:p>
    <w:p w:rsidR="00A66075" w:rsidRPr="00A66075" w:rsidRDefault="00A66075" w:rsidP="00A66075">
      <w:pPr>
        <w:adjustRightInd w:val="0"/>
        <w:snapToGrid w:val="0"/>
        <w:spacing w:line="209" w:lineRule="auto"/>
        <w:ind w:left="748"/>
        <w:rPr>
          <w:rFonts w:hAnsi="MS Gothic"/>
          <w:lang w:eastAsia="ko-KR"/>
        </w:rPr>
      </w:pPr>
    </w:p>
    <w:p w:rsidR="007F71D5" w:rsidRDefault="002666A4" w:rsidP="007F71D5">
      <w:pPr>
        <w:adjustRightInd w:val="0"/>
        <w:ind w:left="746"/>
        <w:rPr>
          <w:rFonts w:hAnsi="MS Gothic"/>
        </w:rPr>
      </w:pPr>
      <w:r>
        <w:rPr>
          <w:rFonts w:hAnsi="MS Gothic"/>
          <w:noProof/>
          <w:snapToGrid/>
        </w:rPr>
        <w:pict>
          <v:rect id="Rectangle 4936" o:spid="_x0000_s6380" style="position:absolute;left:0;text-align:left;margin-left:372.2pt;margin-top:203.8pt;width:35.75pt;height:16.3pt;z-index:25163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" filled="f" strokecolor="red" strokeweight="2.25pt"/>
        </w:pict>
      </w:r>
      <w:r w:rsidR="00777786" w:rsidRPr="00777786">
        <w:rPr>
          <w:rFonts w:hAnsi="MS Gothic"/>
          <w:noProof/>
          <w:snapToGrid/>
          <w:lang w:eastAsia="ko-KR"/>
        </w:rPr>
        <w:pict>
          <v:shape id="그림 61" o:spid="_x0000_i1059" type="#_x0000_t75" style="width:445.75pt;height:220.4pt;visibility:visible">
            <v:imagedata r:id="rId47" o:title=""/>
          </v:shape>
        </w:pict>
      </w:r>
    </w:p>
    <w:p w:rsidR="007F71D5" w:rsidRDefault="007F71D5" w:rsidP="007F71D5">
      <w:pPr>
        <w:numPr>
          <w:ilvl w:val="0"/>
          <w:numId w:val="31"/>
        </w:numPr>
        <w:adjustRightInd w:val="0"/>
        <w:spacing w:line="209" w:lineRule="auto"/>
        <w:rPr>
          <w:rFonts w:hAnsi="MS Gothic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레시피 설정 화면의</w:t>
      </w:r>
      <w:r>
        <w:rPr>
          <w:rFonts w:hAnsi="MS Gothic" w:hint="eastAsia"/>
          <w:lang w:eastAsia="ko-KR"/>
        </w:rPr>
        <w:t>「</w:t>
      </w:r>
      <w:r>
        <w:rPr>
          <w:rFonts w:ascii="Batang" w:eastAsia="Batang" w:hAnsi="Batang" w:cs="Batang" w:hint="eastAsia"/>
          <w:lang w:eastAsia="ko-KR"/>
        </w:rPr>
        <w:t>저장</w:t>
      </w:r>
      <w:r>
        <w:rPr>
          <w:rFonts w:hAnsi="MS Gothic" w:hint="eastAsia"/>
          <w:lang w:eastAsia="ko-KR"/>
        </w:rPr>
        <w:t>」</w:t>
      </w:r>
      <w:r w:rsidR="00A66075">
        <w:rPr>
          <w:rFonts w:ascii="바탕" w:eastAsia="바탕" w:hAnsi="바탕" w:cs="바탕" w:hint="eastAsia"/>
          <w:lang w:eastAsia="ko-KR"/>
        </w:rPr>
        <w:t xml:space="preserve">버튼을 누르면 해당 Recipe가 </w:t>
      </w:r>
      <w:r w:rsidR="006647DF">
        <w:rPr>
          <w:rFonts w:ascii="바탕" w:eastAsia="바탕" w:hAnsi="바탕" w:cs="바탕" w:hint="eastAsia"/>
          <w:lang w:eastAsia="ko-KR"/>
        </w:rPr>
        <w:t>신규등록</w:t>
      </w:r>
      <w:r w:rsidR="00A66075">
        <w:rPr>
          <w:rFonts w:ascii="바탕" w:eastAsia="바탕" w:hAnsi="바탕" w:cs="바탕" w:hint="eastAsia"/>
          <w:lang w:eastAsia="ko-KR"/>
        </w:rPr>
        <w:t>됩니다</w:t>
      </w:r>
      <w:r>
        <w:rPr>
          <w:rFonts w:ascii="Batang" w:eastAsia="Batang" w:hAnsi="Batang" w:cs="Batang" w:hint="eastAsia"/>
          <w:lang w:eastAsia="ko-KR"/>
        </w:rPr>
        <w:t>.</w:t>
      </w:r>
    </w:p>
    <w:p w:rsidR="007F71D5" w:rsidRPr="00A66075" w:rsidRDefault="007F71D5" w:rsidP="007F71D5">
      <w:pPr>
        <w:adjustRightInd w:val="0"/>
        <w:ind w:left="746"/>
        <w:rPr>
          <w:noProof/>
          <w:snapToGrid/>
          <w:lang w:eastAsia="ko-KR"/>
        </w:rPr>
      </w:pPr>
    </w:p>
    <w:p w:rsidR="007F71D5" w:rsidRDefault="007F71D5" w:rsidP="007F71D5">
      <w:pPr>
        <w:adjustRightInd w:val="0"/>
        <w:ind w:left="746"/>
        <w:rPr>
          <w:rFonts w:hAnsi="MS Gothic"/>
          <w:lang w:eastAsia="ko-KR"/>
        </w:rPr>
      </w:pPr>
    </w:p>
    <w:p w:rsidR="007F71D5" w:rsidRPr="007F71D5" w:rsidRDefault="007F71D5" w:rsidP="007F71D5">
      <w:pPr>
        <w:rPr>
          <w:rFonts w:eastAsia="Malgun Gothic"/>
          <w:lang w:eastAsia="ko-KR"/>
        </w:rPr>
      </w:pPr>
    </w:p>
    <w:p w:rsidR="006E059D" w:rsidRDefault="006E059D" w:rsidP="006E059D">
      <w:pPr>
        <w:rPr>
          <w:rFonts w:eastAsia="Malgun Gothic"/>
          <w:lang w:eastAsia="ko-KR"/>
        </w:rPr>
      </w:pPr>
    </w:p>
    <w:p w:rsidR="007F71D5" w:rsidRDefault="007F71D5" w:rsidP="006E059D">
      <w:pPr>
        <w:rPr>
          <w:rFonts w:eastAsia="Malgun Gothic"/>
          <w:lang w:eastAsia="ko-KR"/>
        </w:rPr>
      </w:pPr>
    </w:p>
    <w:p w:rsidR="007F71D5" w:rsidRDefault="007F71D5" w:rsidP="006E059D">
      <w:pPr>
        <w:rPr>
          <w:rFonts w:eastAsia="Malgun Gothic"/>
          <w:lang w:eastAsia="ko-KR"/>
        </w:rPr>
      </w:pPr>
    </w:p>
    <w:p w:rsidR="007F71D5" w:rsidRDefault="007F71D5" w:rsidP="006E059D">
      <w:pPr>
        <w:rPr>
          <w:rFonts w:eastAsia="Malgun Gothic"/>
          <w:lang w:eastAsia="ko-KR"/>
        </w:rPr>
      </w:pPr>
    </w:p>
    <w:p w:rsidR="007F71D5" w:rsidRDefault="007F71D5" w:rsidP="006E059D">
      <w:pPr>
        <w:rPr>
          <w:rFonts w:eastAsia="Malgun Gothic"/>
          <w:lang w:eastAsia="ko-KR"/>
        </w:rPr>
      </w:pPr>
    </w:p>
    <w:p w:rsidR="007F71D5" w:rsidRDefault="007F71D5" w:rsidP="00E23904">
      <w:pPr>
        <w:pStyle w:val="32"/>
        <w:rPr>
          <w:lang w:eastAsia="ko-KR"/>
        </w:rPr>
      </w:pPr>
      <w:bookmarkStart w:id="34" w:name="_Toc107853713"/>
      <w:r>
        <w:rPr>
          <w:rFonts w:ascii="바탕" w:eastAsia="바탕" w:hAnsi="바탕" w:cs="바탕" w:hint="eastAsia"/>
          <w:lang w:eastAsia="ko-KR"/>
        </w:rPr>
        <w:t>레시피</w:t>
      </w:r>
      <w:r>
        <w:rPr>
          <w:rFonts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저장</w:t>
      </w:r>
      <w:bookmarkEnd w:id="34"/>
    </w:p>
    <w:p w:rsidR="007F71D5" w:rsidRPr="006647DF" w:rsidRDefault="007F71D5" w:rsidP="007F71D5">
      <w:pPr>
        <w:adjustRightInd w:val="0"/>
        <w:ind w:left="386"/>
        <w:rPr>
          <w:rFonts w:ascii="바탕" w:eastAsia="바탕" w:hAnsi="바탕"/>
          <w:lang w:eastAsia="ko-KR"/>
        </w:rPr>
      </w:pPr>
      <w:r w:rsidRPr="006647DF">
        <w:rPr>
          <w:rFonts w:ascii="바탕" w:eastAsia="바탕" w:hAnsi="바탕" w:cs="Batang" w:hint="eastAsia"/>
          <w:lang w:eastAsia="ko-KR"/>
        </w:rPr>
        <w:t xml:space="preserve">파라메타 변경 후, </w:t>
      </w:r>
      <w:r w:rsidRPr="006647DF">
        <w:rPr>
          <w:rFonts w:ascii="바탕" w:eastAsia="바탕" w:hAnsi="바탕" w:hint="eastAsia"/>
          <w:lang w:eastAsia="ko-KR"/>
        </w:rPr>
        <w:t>「</w:t>
      </w:r>
      <w:r w:rsidRPr="006647DF">
        <w:rPr>
          <w:rFonts w:ascii="바탕" w:eastAsia="바탕" w:hAnsi="바탕" w:cs="Batang" w:hint="eastAsia"/>
          <w:lang w:eastAsia="ko-KR"/>
        </w:rPr>
        <w:t>저장</w:t>
      </w:r>
      <w:r w:rsidRPr="006647DF">
        <w:rPr>
          <w:rFonts w:ascii="바탕" w:eastAsia="바탕" w:hAnsi="바탕" w:hint="eastAsia"/>
          <w:lang w:eastAsia="ko-KR"/>
        </w:rPr>
        <w:t>」</w:t>
      </w:r>
      <w:r w:rsidR="006647DF" w:rsidRPr="006647DF">
        <w:rPr>
          <w:rFonts w:ascii="바탕" w:eastAsia="바탕" w:hAnsi="바탕" w:cs="Batang" w:hint="eastAsia"/>
          <w:lang w:eastAsia="ko-KR"/>
        </w:rPr>
        <w:t xml:space="preserve"> </w:t>
      </w:r>
      <w:r w:rsidRPr="006647DF">
        <w:rPr>
          <w:rFonts w:ascii="바탕" w:eastAsia="바탕" w:hAnsi="바탕" w:cs="Batang" w:hint="eastAsia"/>
          <w:lang w:eastAsia="ko-KR"/>
        </w:rPr>
        <w:t xml:space="preserve">버튼을 누르면 </w:t>
      </w:r>
      <w:r w:rsidR="006647DF" w:rsidRPr="006647DF">
        <w:rPr>
          <w:rFonts w:ascii="바탕" w:eastAsia="바탕" w:hAnsi="바탕" w:cs="Batang" w:hint="eastAsia"/>
          <w:lang w:eastAsia="ko-KR"/>
        </w:rPr>
        <w:t>Recipe가 저장됩니다.</w:t>
      </w:r>
    </w:p>
    <w:p w:rsidR="007F71D5" w:rsidRPr="006647DF" w:rsidRDefault="007F71D5" w:rsidP="006647DF">
      <w:pPr>
        <w:adjustRightInd w:val="0"/>
        <w:ind w:left="386"/>
        <w:rPr>
          <w:rFonts w:eastAsia="맑은 고딕"/>
          <w:noProof/>
          <w:snapToGrid/>
          <w:lang w:eastAsia="ko-KR"/>
        </w:rPr>
      </w:pPr>
    </w:p>
    <w:p w:rsidR="007F71D5" w:rsidRDefault="007F71D5" w:rsidP="007F71D5">
      <w:pPr>
        <w:adjustRightInd w:val="0"/>
        <w:snapToGrid w:val="0"/>
        <w:ind w:left="386"/>
        <w:rPr>
          <w:rFonts w:hAnsi="MS Gothic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파라메타의편징중 이라도, </w:t>
      </w:r>
      <w:r>
        <w:rPr>
          <w:rFonts w:hAnsi="MS Gothic" w:hint="eastAsia"/>
          <w:lang w:eastAsia="ko-KR"/>
        </w:rPr>
        <w:t>「</w:t>
      </w:r>
      <w:r>
        <w:rPr>
          <w:rFonts w:ascii="Batang" w:eastAsia="Batang" w:hAnsi="Batang" w:cs="Batang" w:hint="eastAsia"/>
          <w:lang w:eastAsia="ko-KR"/>
        </w:rPr>
        <w:t>취소</w:t>
      </w:r>
      <w:r>
        <w:rPr>
          <w:rFonts w:hAnsi="MS Gothic" w:hint="eastAsia"/>
          <w:lang w:eastAsia="ko-KR"/>
        </w:rPr>
        <w:t>」</w:t>
      </w:r>
      <w:r>
        <w:rPr>
          <w:rFonts w:ascii="Batang" w:eastAsia="Batang" w:hAnsi="Batang" w:cs="Batang" w:hint="eastAsia"/>
          <w:lang w:eastAsia="ko-KR"/>
        </w:rPr>
        <w:t>버튼 이나.</w:t>
      </w:r>
      <w:r>
        <w:rPr>
          <w:rFonts w:hAnsi="MS Gothic" w:hint="eastAsia"/>
          <w:lang w:eastAsia="ko-KR"/>
        </w:rPr>
        <w:t>「×」</w:t>
      </w:r>
      <w:r>
        <w:rPr>
          <w:rFonts w:ascii="Batang" w:eastAsia="Batang" w:hAnsi="Batang" w:cs="Batang" w:hint="eastAsia"/>
          <w:lang w:eastAsia="ko-KR"/>
        </w:rPr>
        <w:t>로 위도우를 닫을 경우는 레시피가 저장되지 않습니다.</w:t>
      </w:r>
    </w:p>
    <w:p w:rsidR="007F71D5" w:rsidRDefault="007F71D5" w:rsidP="007F71D5">
      <w:pPr>
        <w:adjustRightInd w:val="0"/>
        <w:snapToGrid w:val="0"/>
        <w:ind w:left="386"/>
        <w:rPr>
          <w:rFonts w:hAnsi="MS Gothic"/>
          <w:lang w:eastAsia="ko-KR"/>
        </w:rPr>
      </w:pPr>
    </w:p>
    <w:p w:rsidR="007F71D5" w:rsidRPr="00AC028F" w:rsidRDefault="002666A4" w:rsidP="00AC028F">
      <w:pPr>
        <w:adjustRightInd w:val="0"/>
        <w:ind w:left="386"/>
        <w:rPr>
          <w:rFonts w:eastAsia="맑은 고딕" w:hAnsi="MS Gothic"/>
          <w:lang w:eastAsia="ko-KR"/>
        </w:rPr>
      </w:pPr>
      <w:r w:rsidRPr="002666A4">
        <w:rPr>
          <w:rFonts w:hAnsi="MS Gothic"/>
          <w:noProof/>
          <w:snapToGrid/>
        </w:rPr>
        <w:pict>
          <v:rect id="Rectangle 5113" o:spid="_x0000_s6377" style="position:absolute;left:0;text-align:left;margin-left:359.75pt;margin-top:2.45pt;width:48.2pt;height:33.5pt;z-index:251638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" filled="f" strokecolor="red" strokeweight="2.25pt"/>
        </w:pict>
      </w:r>
      <w:r w:rsidRPr="002666A4">
        <w:rPr>
          <w:rFonts w:hAnsi="MS Gothic"/>
          <w:noProof/>
          <w:snapToGrid/>
        </w:rPr>
        <w:pict>
          <v:rect id="Rectangle 5112" o:spid="_x0000_s6376" style="position:absolute;left:0;text-align:left;margin-left:166.7pt;margin-top:2.45pt;width:74.65pt;height:33.5pt;z-index:251637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" filled="f" strokecolor="red" strokeweight="2.25pt"/>
        </w:pict>
      </w:r>
      <w:r w:rsidR="00777786" w:rsidRPr="00777786">
        <w:rPr>
          <w:noProof/>
          <w:snapToGrid/>
          <w:lang w:eastAsia="ko-KR"/>
        </w:rPr>
        <w:pict>
          <v:shape id="그림 59" o:spid="_x0000_i1060" type="#_x0000_t75" style="width:224.15pt;height:40.05pt;visibility:visible">
            <v:imagedata r:id="rId51" o:title=""/>
          </v:shape>
        </w:pict>
      </w:r>
      <w:r w:rsidR="007F71D5">
        <w:rPr>
          <w:rFonts w:hint="eastAsia"/>
          <w:noProof/>
          <w:snapToGrid/>
          <w:lang w:eastAsia="ko-KR"/>
        </w:rPr>
        <w:t xml:space="preserve">　　　　　　　　　　</w:t>
      </w:r>
      <w:r w:rsidR="00777786" w:rsidRPr="00777786">
        <w:rPr>
          <w:noProof/>
          <w:snapToGrid/>
          <w:lang w:eastAsia="ko-KR"/>
        </w:rPr>
        <w:pict>
          <v:shape id="그림 62" o:spid="_x0000_i1061" type="#_x0000_t75" style="width:52.6pt;height:31.95pt;visibility:visible">
            <v:imagedata r:id="rId52" o:title=""/>
          </v:shape>
        </w:pict>
      </w:r>
    </w:p>
    <w:p w:rsidR="007F71D5" w:rsidRDefault="007F71D5" w:rsidP="00E23904">
      <w:pPr>
        <w:pStyle w:val="32"/>
        <w:rPr>
          <w:lang w:eastAsia="ko-KR"/>
        </w:rPr>
      </w:pPr>
      <w:bookmarkStart w:id="35" w:name="_Toc107853714"/>
      <w:r>
        <w:rPr>
          <w:rFonts w:ascii="바탕" w:eastAsia="바탕" w:hAnsi="바탕" w:cs="바탕" w:hint="eastAsia"/>
          <w:lang w:eastAsia="ko-KR"/>
        </w:rPr>
        <w:lastRenderedPageBreak/>
        <w:t>레시피</w:t>
      </w:r>
      <w:r>
        <w:rPr>
          <w:rFonts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삭제</w:t>
      </w:r>
      <w:bookmarkEnd w:id="35"/>
    </w:p>
    <w:p w:rsidR="007F71D5" w:rsidRDefault="007F71D5" w:rsidP="007F71D5">
      <w:pPr>
        <w:adjustRightInd w:val="0"/>
        <w:snapToGrid w:val="0"/>
        <w:ind w:left="386"/>
        <w:rPr>
          <w:rFonts w:hAnsi="MS Gothic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등록한 레시피를 1건 삭제 합니다.</w:t>
      </w:r>
    </w:p>
    <w:p w:rsidR="007F71D5" w:rsidRPr="004F279A" w:rsidRDefault="007F71D5" w:rsidP="007F71D5">
      <w:pPr>
        <w:adjustRightInd w:val="0"/>
        <w:snapToGrid w:val="0"/>
        <w:ind w:left="386"/>
        <w:rPr>
          <w:rFonts w:hAnsi="MS Gothic"/>
          <w:lang w:eastAsia="ko-KR"/>
        </w:rPr>
      </w:pPr>
    </w:p>
    <w:p w:rsidR="007F71D5" w:rsidRPr="006C07F0" w:rsidRDefault="007F71D5" w:rsidP="007F71D5">
      <w:pPr>
        <w:numPr>
          <w:ilvl w:val="0"/>
          <w:numId w:val="32"/>
        </w:numPr>
        <w:adjustRightInd w:val="0"/>
        <w:snapToGrid w:val="0"/>
        <w:spacing w:line="209" w:lineRule="auto"/>
        <w:rPr>
          <w:rFonts w:hAnsi="MS Gothic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삭제 할 레시피를 선택합니다.</w:t>
      </w:r>
    </w:p>
    <w:p w:rsidR="007F71D5" w:rsidRDefault="002666A4" w:rsidP="007F71D5">
      <w:pPr>
        <w:adjustRightInd w:val="0"/>
        <w:ind w:left="748"/>
        <w:rPr>
          <w:noProof/>
          <w:snapToGrid/>
        </w:rPr>
      </w:pPr>
      <w:r>
        <w:rPr>
          <w:noProof/>
          <w:snapToGrid/>
        </w:rPr>
        <w:pict>
          <v:rect id="_x0000_s6375" style="position:absolute;left:0;text-align:left;margin-left:43.7pt;margin-top:54.85pt;width:113.1pt;height:169.1pt;z-index:251639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" filled="f" strokecolor="red" strokeweight="2.25pt"/>
        </w:pict>
      </w:r>
      <w:r w:rsidR="00777786" w:rsidRPr="00777786">
        <w:rPr>
          <w:noProof/>
          <w:snapToGrid/>
          <w:lang w:eastAsia="ko-KR"/>
        </w:rPr>
        <w:pict>
          <v:shape id="그림 65" o:spid="_x0000_i1062" type="#_x0000_t75" style="width:482.1pt;height:220.4pt;visibility:visible">
            <v:imagedata r:id="rId53" o:title=""/>
          </v:shape>
        </w:pict>
      </w:r>
      <w:r>
        <w:rPr>
          <w:noProof/>
          <w:snapToGrid/>
        </w:rPr>
        <w:pict>
          <v:shape id="AutoShape 5288" o:spid="_x0000_s1088" type="#_x0000_t48" style="position:absolute;left:0;text-align:left;margin-left:295.8pt;margin-top:-.2pt;width:177.3pt;height:255.3pt;z-index:251641344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" adj="-26233,9086,-13388,859,-723,859">
            <v:textbox style="mso-next-textbox:#AutoShape 5288;mso-fit-shape-to-text:t">
              <w:txbxContent>
                <w:p w:rsidR="008A59A5" w:rsidRDefault="00777786" w:rsidP="007F71D5">
                  <w:r w:rsidRPr="00777786">
                    <w:rPr>
                      <w:noProof/>
                      <w:snapToGrid/>
                      <w:lang w:eastAsia="ko-KR"/>
                    </w:rPr>
                    <w:pict>
                      <v:shape id="그림 68" o:spid="_x0000_i1075" type="#_x0000_t75" style="width:162.15pt;height:246.05pt;visibility:visible">
                        <v:imagedata r:id="rId54" o:title=""/>
                      </v:shape>
                    </w:pict>
                  </w:r>
                </w:p>
              </w:txbxContent>
            </v:textbox>
            <o:callout v:ext="edit" minusy="t"/>
          </v:shape>
        </w:pict>
      </w:r>
    </w:p>
    <w:p w:rsidR="007F71D5" w:rsidRDefault="007F71D5" w:rsidP="007F71D5">
      <w:pPr>
        <w:adjustRightInd w:val="0"/>
        <w:ind w:left="748"/>
        <w:rPr>
          <w:noProof/>
          <w:snapToGrid/>
        </w:rPr>
      </w:pPr>
    </w:p>
    <w:p w:rsidR="007F71D5" w:rsidRDefault="007F71D5" w:rsidP="007F71D5">
      <w:pPr>
        <w:numPr>
          <w:ilvl w:val="0"/>
          <w:numId w:val="32"/>
        </w:numPr>
        <w:adjustRightInd w:val="0"/>
        <w:spacing w:line="209" w:lineRule="auto"/>
        <w:rPr>
          <w:rFonts w:hAnsi="MS Gothic"/>
          <w:lang w:eastAsia="ko-KR"/>
        </w:rPr>
      </w:pPr>
      <w:r>
        <w:rPr>
          <w:rFonts w:hAnsi="MS Gothic" w:hint="eastAsia"/>
          <w:lang w:eastAsia="ko-KR"/>
        </w:rPr>
        <w:t>「</w:t>
      </w:r>
      <w:r>
        <w:rPr>
          <w:rFonts w:ascii="Batang" w:eastAsia="Batang" w:hAnsi="Batang" w:cs="Batang" w:hint="eastAsia"/>
          <w:lang w:eastAsia="ko-KR"/>
        </w:rPr>
        <w:t>삭제</w:t>
      </w:r>
      <w:r>
        <w:rPr>
          <w:rFonts w:hAnsi="MS Gothic" w:hint="eastAsia"/>
          <w:lang w:eastAsia="ko-KR"/>
        </w:rPr>
        <w:t>」</w:t>
      </w:r>
      <w:r>
        <w:rPr>
          <w:rFonts w:ascii="Batang" w:eastAsia="Batang" w:hAnsi="Batang" w:cs="Batang" w:hint="eastAsia"/>
          <w:lang w:eastAsia="ko-KR"/>
        </w:rPr>
        <w:t>버튼을누릅니다ㅏ.</w:t>
      </w:r>
    </w:p>
    <w:p w:rsidR="007F71D5" w:rsidRDefault="002666A4" w:rsidP="007F71D5">
      <w:pPr>
        <w:adjustRightInd w:val="0"/>
        <w:ind w:left="709"/>
        <w:rPr>
          <w:rFonts w:hAnsi="MS Gothic"/>
        </w:rPr>
      </w:pPr>
      <w:r w:rsidRPr="002666A4">
        <w:rPr>
          <w:noProof/>
          <w:snapToGrid/>
        </w:rPr>
        <w:pict>
          <v:rect id="Rectangle 5013" o:spid="_x0000_s6374" style="position:absolute;left:0;text-align:left;margin-left:184.4pt;margin-top:53.35pt;width:36pt;height:18.6pt;z-index:251640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" filled="f" strokecolor="red" strokeweight="2.25pt"/>
        </w:pict>
      </w:r>
      <w:r w:rsidR="00777786" w:rsidRPr="00777786">
        <w:rPr>
          <w:rFonts w:hAnsi="MS Gothic"/>
          <w:noProof/>
          <w:snapToGrid/>
          <w:lang w:eastAsia="ko-KR"/>
        </w:rPr>
        <w:pict>
          <v:shape id="그림 71" o:spid="_x0000_i1063" type="#_x0000_t75" style="width:220.4pt;height:72.65pt;visibility:visible">
            <v:imagedata r:id="rId55" o:title=""/>
          </v:shape>
        </w:pict>
      </w:r>
    </w:p>
    <w:p w:rsidR="007F71D5" w:rsidRDefault="007F71D5" w:rsidP="007F71D5">
      <w:pPr>
        <w:adjustRightInd w:val="0"/>
        <w:ind w:left="386"/>
        <w:rPr>
          <w:rFonts w:hAnsi="MS Gothic"/>
          <w:lang w:eastAsia="ko-KR"/>
        </w:rPr>
      </w:pPr>
    </w:p>
    <w:p w:rsidR="007F71D5" w:rsidRDefault="007F71D5" w:rsidP="007F71D5">
      <w:pPr>
        <w:adjustRightInd w:val="0"/>
        <w:ind w:left="709"/>
        <w:rPr>
          <w:rFonts w:hAnsi="MS Gothic"/>
        </w:rPr>
      </w:pPr>
    </w:p>
    <w:p w:rsidR="007F71D5" w:rsidRDefault="007F71D5" w:rsidP="006E059D">
      <w:pPr>
        <w:rPr>
          <w:rFonts w:eastAsia="Malgun Gothic"/>
          <w:lang w:eastAsia="ko-KR"/>
        </w:rPr>
      </w:pPr>
    </w:p>
    <w:p w:rsidR="007F71D5" w:rsidRDefault="007F71D5" w:rsidP="006E059D">
      <w:pPr>
        <w:rPr>
          <w:rFonts w:eastAsia="Malgun Gothic"/>
          <w:lang w:eastAsia="ko-KR"/>
        </w:rPr>
      </w:pPr>
    </w:p>
    <w:p w:rsidR="007F71D5" w:rsidRDefault="007F71D5" w:rsidP="006E059D">
      <w:pPr>
        <w:rPr>
          <w:rFonts w:eastAsia="Malgun Gothic"/>
          <w:lang w:eastAsia="ko-KR"/>
        </w:rPr>
      </w:pPr>
    </w:p>
    <w:p w:rsidR="007F71D5" w:rsidRDefault="007F71D5" w:rsidP="006E059D">
      <w:pPr>
        <w:rPr>
          <w:rFonts w:eastAsia="Malgun Gothic"/>
          <w:lang w:eastAsia="ko-KR"/>
        </w:rPr>
      </w:pPr>
    </w:p>
    <w:p w:rsidR="007F71D5" w:rsidRDefault="007F71D5" w:rsidP="006E059D">
      <w:pPr>
        <w:rPr>
          <w:rFonts w:eastAsia="Malgun Gothic"/>
          <w:lang w:eastAsia="ko-KR"/>
        </w:rPr>
      </w:pPr>
    </w:p>
    <w:p w:rsidR="007F71D5" w:rsidRDefault="007F71D5" w:rsidP="006E059D">
      <w:pPr>
        <w:rPr>
          <w:rFonts w:eastAsia="Malgun Gothic"/>
          <w:lang w:eastAsia="ko-KR"/>
        </w:rPr>
      </w:pPr>
    </w:p>
    <w:p w:rsidR="005A1041" w:rsidRDefault="005A1041" w:rsidP="006E059D">
      <w:pPr>
        <w:rPr>
          <w:rFonts w:eastAsia="Malgun Gothic"/>
          <w:lang w:eastAsia="ko-KR"/>
        </w:rPr>
      </w:pPr>
    </w:p>
    <w:p w:rsidR="005A1041" w:rsidRDefault="005A1041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5A1041" w:rsidRDefault="005A1041" w:rsidP="00D628B7">
      <w:pPr>
        <w:pStyle w:val="21"/>
      </w:pPr>
      <w:bookmarkStart w:id="36" w:name="_Toc107853715"/>
      <w:r>
        <w:rPr>
          <w:rFonts w:ascii="바탕" w:eastAsia="바탕" w:hAnsi="바탕" w:cs="바탕" w:hint="eastAsia"/>
        </w:rPr>
        <w:lastRenderedPageBreak/>
        <w:t>파라메타</w:t>
      </w:r>
      <w:r>
        <w:rPr>
          <w:rFonts w:hint="eastAsia"/>
        </w:rPr>
        <w:t xml:space="preserve"> </w:t>
      </w:r>
      <w:r>
        <w:rPr>
          <w:rFonts w:ascii="바탕" w:eastAsia="바탕" w:hAnsi="바탕" w:cs="바탕" w:hint="eastAsia"/>
        </w:rPr>
        <w:t>편집</w:t>
      </w:r>
      <w:bookmarkEnd w:id="36"/>
    </w:p>
    <w:p w:rsidR="005A1041" w:rsidRDefault="005A1041" w:rsidP="005A1041">
      <w:pPr>
        <w:adjustRightInd w:val="0"/>
        <w:ind w:firstLine="193"/>
        <w:rPr>
          <w:rFonts w:hAnsi="MS Gothic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트리 부분의 각 항목(아래 그림 붉은색 부분)을 클릭하면, 표시가 변경됩니다.</w:t>
      </w:r>
    </w:p>
    <w:p w:rsidR="005A1041" w:rsidRPr="00E97D1D" w:rsidRDefault="00777786" w:rsidP="005A1041">
      <w:pPr>
        <w:adjustRightInd w:val="0"/>
        <w:ind w:firstLine="193"/>
        <w:rPr>
          <w:rFonts w:hAnsi="MS Gothic"/>
        </w:rPr>
      </w:pPr>
      <w:r w:rsidRPr="00777786">
        <w:rPr>
          <w:rFonts w:hAnsi="MS Gothic"/>
          <w:noProof/>
          <w:snapToGrid/>
          <w:lang w:eastAsia="ko-KR"/>
        </w:rPr>
        <w:pict>
          <v:shape id="그림 64" o:spid="_x0000_i1064" type="#_x0000_t75" style="width:482.1pt;height:220.4pt;visibility:visible">
            <v:imagedata r:id="rId47" o:title=""/>
          </v:shape>
        </w:pict>
      </w:r>
    </w:p>
    <w:p w:rsidR="005A1041" w:rsidRDefault="005A1041" w:rsidP="005A1041">
      <w:pPr>
        <w:adjustRightInd w:val="0"/>
        <w:snapToGrid w:val="0"/>
        <w:ind w:firstLine="193"/>
        <w:rPr>
          <w:rFonts w:hAnsi="MS Gothic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설정학목은 이하와 같습니다.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35"/>
        <w:gridCol w:w="6379"/>
      </w:tblGrid>
      <w:tr w:rsidR="005A1041" w:rsidRPr="00C7100D" w:rsidTr="00401399">
        <w:tc>
          <w:tcPr>
            <w:tcW w:w="2835" w:type="dxa"/>
            <w:shd w:val="clear" w:color="auto" w:fill="auto"/>
          </w:tcPr>
          <w:p w:rsidR="005A1041" w:rsidRPr="00801DB5" w:rsidRDefault="00801DB5" w:rsidP="005A1041">
            <w:pPr>
              <w:adjustRightInd w:val="0"/>
              <w:snapToGrid w:val="0"/>
              <w:rPr>
                <w:rFonts w:eastAsia="맑은 고딕" w:hAnsi="MS Gothic"/>
                <w:sz w:val="20"/>
                <w:szCs w:val="20"/>
                <w:lang w:eastAsia="ko-KR"/>
              </w:rPr>
            </w:pP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 xml:space="preserve">Tab 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>정보</w:t>
            </w:r>
          </w:p>
        </w:tc>
        <w:tc>
          <w:tcPr>
            <w:tcW w:w="6379" w:type="dxa"/>
            <w:shd w:val="clear" w:color="auto" w:fill="auto"/>
          </w:tcPr>
          <w:p w:rsidR="005A1041" w:rsidRPr="00C7100D" w:rsidRDefault="005A1041" w:rsidP="005A1041">
            <w:pPr>
              <w:adjustRightInd w:val="0"/>
              <w:snapToGrid w:val="0"/>
              <w:rPr>
                <w:rFonts w:hAnsi="MS Gothic"/>
                <w:sz w:val="20"/>
                <w:szCs w:val="20"/>
                <w:lang w:eastAsia="ko-KR"/>
              </w:rPr>
            </w:pPr>
          </w:p>
        </w:tc>
      </w:tr>
      <w:tr w:rsidR="005A1041" w:rsidRPr="00C7100D" w:rsidTr="00401399">
        <w:tc>
          <w:tcPr>
            <w:tcW w:w="2835" w:type="dxa"/>
            <w:shd w:val="clear" w:color="auto" w:fill="auto"/>
          </w:tcPr>
          <w:p w:rsidR="005A1041" w:rsidRPr="00801DB5" w:rsidRDefault="00801DB5" w:rsidP="005A1041">
            <w:pPr>
              <w:adjustRightInd w:val="0"/>
              <w:snapToGrid w:val="0"/>
              <w:rPr>
                <w:rFonts w:eastAsia="맑은 고딕" w:hAnsi="MS Gothic"/>
                <w:sz w:val="20"/>
                <w:szCs w:val="20"/>
                <w:lang w:eastAsia="ko-KR"/>
              </w:rPr>
            </w:pP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>탭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>폭</w:t>
            </w:r>
          </w:p>
        </w:tc>
        <w:tc>
          <w:tcPr>
            <w:tcW w:w="6379" w:type="dxa"/>
            <w:shd w:val="clear" w:color="auto" w:fill="auto"/>
          </w:tcPr>
          <w:p w:rsidR="005A1041" w:rsidRPr="0097295E" w:rsidRDefault="0097295E" w:rsidP="005A1041">
            <w:pPr>
              <w:adjustRightInd w:val="0"/>
              <w:snapToGrid w:val="0"/>
              <w:rPr>
                <w:rFonts w:hAnsi="MS Gothic"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cs="바탕" w:hint="eastAsia"/>
                <w:sz w:val="20"/>
                <w:szCs w:val="20"/>
                <w:lang w:eastAsia="ko-KR"/>
              </w:rPr>
              <w:t>탭 폭을 설정합니다.</w:t>
            </w:r>
          </w:p>
        </w:tc>
      </w:tr>
      <w:tr w:rsidR="005A1041" w:rsidRPr="00B87E75" w:rsidTr="00401399">
        <w:tc>
          <w:tcPr>
            <w:tcW w:w="2835" w:type="dxa"/>
            <w:shd w:val="clear" w:color="auto" w:fill="auto"/>
          </w:tcPr>
          <w:p w:rsidR="005A1041" w:rsidRPr="00801DB5" w:rsidRDefault="005A1041" w:rsidP="005A1041">
            <w:pPr>
              <w:adjustRightInd w:val="0"/>
              <w:snapToGrid w:val="0"/>
              <w:rPr>
                <w:rFonts w:eastAsia="맑은 고딕" w:hAnsi="MS Gothic"/>
                <w:sz w:val="20"/>
                <w:szCs w:val="20"/>
              </w:rPr>
            </w:pPr>
            <w:r w:rsidRPr="00C7100D">
              <w:rPr>
                <w:rFonts w:hAnsi="MS Gothic" w:hint="eastAsia"/>
                <w:sz w:val="20"/>
                <w:szCs w:val="20"/>
                <w:lang w:eastAsia="ko-KR"/>
              </w:rPr>
              <w:t xml:space="preserve">　</w:t>
            </w:r>
            <w:r w:rsidR="00801DB5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탭 피치</w:t>
            </w:r>
          </w:p>
        </w:tc>
        <w:tc>
          <w:tcPr>
            <w:tcW w:w="6379" w:type="dxa"/>
            <w:shd w:val="clear" w:color="auto" w:fill="auto"/>
          </w:tcPr>
          <w:p w:rsidR="005A1041" w:rsidRPr="00C7100D" w:rsidRDefault="0097295E" w:rsidP="005A1041">
            <w:pPr>
              <w:adjustRightInd w:val="0"/>
              <w:snapToGrid w:val="0"/>
              <w:rPr>
                <w:rFonts w:hAnsi="MS Gothic"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cs="바탕" w:hint="eastAsia"/>
                <w:sz w:val="20"/>
                <w:szCs w:val="20"/>
                <w:lang w:eastAsia="ko-KR"/>
              </w:rPr>
              <w:t>탭과 탭 사이의 피치 값을 설정합니다.</w:t>
            </w:r>
          </w:p>
        </w:tc>
      </w:tr>
      <w:tr w:rsidR="005A1041" w:rsidRPr="00C7100D" w:rsidTr="00401399">
        <w:tc>
          <w:tcPr>
            <w:tcW w:w="2835" w:type="dxa"/>
            <w:shd w:val="clear" w:color="auto" w:fill="auto"/>
          </w:tcPr>
          <w:p w:rsidR="005A1041" w:rsidRPr="00C7100D" w:rsidRDefault="005A1041" w:rsidP="005A1041">
            <w:pPr>
              <w:adjustRightInd w:val="0"/>
              <w:snapToGrid w:val="0"/>
              <w:rPr>
                <w:rFonts w:hAnsi="MS Gothic"/>
                <w:sz w:val="20"/>
                <w:szCs w:val="20"/>
              </w:rPr>
            </w:pPr>
            <w:r w:rsidRPr="00C7100D">
              <w:rPr>
                <w:rFonts w:hAnsi="MS Gothic" w:hint="eastAsia"/>
                <w:sz w:val="20"/>
                <w:szCs w:val="20"/>
                <w:lang w:eastAsia="ko-KR"/>
              </w:rPr>
              <w:t xml:space="preserve">　</w:t>
            </w:r>
            <w:r w:rsidR="00801DB5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라운드 반지름</w:t>
            </w:r>
          </w:p>
        </w:tc>
        <w:tc>
          <w:tcPr>
            <w:tcW w:w="6379" w:type="dxa"/>
            <w:shd w:val="clear" w:color="auto" w:fill="auto"/>
          </w:tcPr>
          <w:p w:rsidR="005A1041" w:rsidRPr="00C7100D" w:rsidRDefault="0097295E" w:rsidP="005A1041">
            <w:pPr>
              <w:adjustRightInd w:val="0"/>
              <w:snapToGrid w:val="0"/>
              <w:rPr>
                <w:rFonts w:hAnsi="MS Gothic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탭의 라운드의 반지를 값을 설정합니다.</w:t>
            </w:r>
          </w:p>
        </w:tc>
      </w:tr>
      <w:tr w:rsidR="005A1041" w:rsidRPr="00B87E75" w:rsidTr="00401399"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:rsidR="005A1041" w:rsidRPr="00C7100D" w:rsidRDefault="00AF69F7" w:rsidP="00B87E75">
            <w:pPr>
              <w:adjustRightInd w:val="0"/>
              <w:snapToGrid w:val="0"/>
              <w:rPr>
                <w:rFonts w:hAnsi="MS Gothic"/>
                <w:sz w:val="20"/>
                <w:szCs w:val="20"/>
              </w:rPr>
            </w:pPr>
            <w:r>
              <w:rPr>
                <w:rFonts w:ascii="바탕" w:eastAsia="바탕" w:hAnsi="바탕" w:cs="바탕" w:hint="eastAsia"/>
                <w:sz w:val="20"/>
                <w:szCs w:val="20"/>
                <w:lang w:eastAsia="ko-KR"/>
              </w:rPr>
              <w:t>양극</w:t>
            </w:r>
          </w:p>
        </w:tc>
        <w:tc>
          <w:tcPr>
            <w:tcW w:w="6379" w:type="dxa"/>
            <w:tcBorders>
              <w:bottom w:val="single" w:sz="4" w:space="0" w:color="auto"/>
            </w:tcBorders>
            <w:shd w:val="clear" w:color="auto" w:fill="auto"/>
          </w:tcPr>
          <w:p w:rsidR="005A1041" w:rsidRPr="00C7100D" w:rsidRDefault="005A1041" w:rsidP="00B87E75">
            <w:pPr>
              <w:adjustRightInd w:val="0"/>
              <w:snapToGrid w:val="0"/>
              <w:rPr>
                <w:rFonts w:hAnsi="MS Gothic"/>
                <w:sz w:val="20"/>
                <w:szCs w:val="20"/>
                <w:lang w:eastAsia="ko-KR"/>
              </w:rPr>
            </w:pPr>
          </w:p>
        </w:tc>
      </w:tr>
      <w:tr w:rsidR="005A1041" w:rsidRPr="00C7100D" w:rsidTr="00401399">
        <w:tc>
          <w:tcPr>
            <w:tcW w:w="2835" w:type="dxa"/>
            <w:tcBorders>
              <w:bottom w:val="dashSmallGap" w:sz="4" w:space="0" w:color="A6A6A6"/>
            </w:tcBorders>
            <w:shd w:val="clear" w:color="auto" w:fill="auto"/>
          </w:tcPr>
          <w:p w:rsidR="005A1041" w:rsidRPr="00AF69F7" w:rsidRDefault="00AF69F7" w:rsidP="00AF69F7">
            <w:pPr>
              <w:adjustRightInd w:val="0"/>
              <w:snapToGrid w:val="0"/>
              <w:rPr>
                <w:rFonts w:eastAsia="맑은 고딕" w:hAnsi="MS Gothic"/>
                <w:sz w:val="20"/>
                <w:szCs w:val="20"/>
                <w:lang w:eastAsia="ko-KR"/>
              </w:rPr>
            </w:pP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>탑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>코팅높이</w:t>
            </w:r>
          </w:p>
        </w:tc>
        <w:tc>
          <w:tcPr>
            <w:tcW w:w="6379" w:type="dxa"/>
            <w:tcBorders>
              <w:bottom w:val="dashSmallGap" w:sz="4" w:space="0" w:color="A6A6A6"/>
            </w:tcBorders>
            <w:shd w:val="clear" w:color="auto" w:fill="auto"/>
          </w:tcPr>
          <w:p w:rsidR="005A1041" w:rsidRPr="00C7100D" w:rsidRDefault="0097295E" w:rsidP="005A1041">
            <w:pPr>
              <w:adjustRightInd w:val="0"/>
              <w:snapToGrid w:val="0"/>
              <w:rPr>
                <w:rFonts w:hAnsi="MS Gothic"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cs="바탕" w:hint="eastAsia"/>
                <w:sz w:val="20"/>
                <w:szCs w:val="20"/>
                <w:lang w:eastAsia="ko-KR"/>
              </w:rPr>
              <w:t>양극 탑 검사부의 코팅 높이를 설정합니다.</w:t>
            </w:r>
          </w:p>
        </w:tc>
      </w:tr>
      <w:tr w:rsidR="005A1041" w:rsidRPr="00B87E75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5A1041" w:rsidRPr="00AF69F7" w:rsidRDefault="00AF69F7" w:rsidP="00B87E75">
            <w:pPr>
              <w:adjustRightInd w:val="0"/>
              <w:snapToGrid w:val="0"/>
              <w:rPr>
                <w:rFonts w:eastAsia="맑은 고딕" w:hAnsi="MS Gothic"/>
                <w:sz w:val="20"/>
                <w:szCs w:val="20"/>
                <w:lang w:eastAsia="ko-KR"/>
              </w:rPr>
            </w:pP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>버틈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>코팅높이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5A1041" w:rsidRPr="0097295E" w:rsidRDefault="0097295E" w:rsidP="00B87E75">
            <w:pPr>
              <w:adjustRightInd w:val="0"/>
              <w:snapToGrid w:val="0"/>
              <w:rPr>
                <w:rFonts w:ascii="바탕" w:eastAsia="바탕" w:hAnsi="바탕"/>
                <w:sz w:val="20"/>
                <w:szCs w:val="20"/>
                <w:lang w:eastAsia="ko-KR"/>
              </w:rPr>
            </w:pPr>
            <w:r w:rsidRPr="0097295E">
              <w:rPr>
                <w:rFonts w:ascii="바탕" w:eastAsia="바탕" w:hAnsi="바탕" w:cs="Batang" w:hint="eastAsia"/>
                <w:sz w:val="20"/>
                <w:szCs w:val="20"/>
                <w:lang w:eastAsia="ko-KR"/>
              </w:rPr>
              <w:t>양극 버틈 검사부의 코팅 높이를 설정합니다.</w:t>
            </w:r>
          </w:p>
        </w:tc>
      </w:tr>
      <w:tr w:rsidR="005A1041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5A1041" w:rsidRPr="00AF69F7" w:rsidRDefault="00AF69F7" w:rsidP="00B87E75">
            <w:pPr>
              <w:adjustRightInd w:val="0"/>
              <w:snapToGrid w:val="0"/>
              <w:rPr>
                <w:rFonts w:eastAsia="맑은 고딕" w:hAnsi="MS Gothic"/>
                <w:sz w:val="20"/>
                <w:szCs w:val="20"/>
              </w:rPr>
            </w:pPr>
            <w:r>
              <w:rPr>
                <w:rFonts w:ascii="Batang" w:eastAsia="맑은 고딕" w:hAnsi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hint="eastAsia"/>
                <w:sz w:val="20"/>
                <w:szCs w:val="20"/>
                <w:lang w:eastAsia="ko-KR"/>
              </w:rPr>
              <w:t>탭</w:t>
            </w:r>
            <w:r>
              <w:rPr>
                <w:rFonts w:ascii="Batang" w:eastAsia="맑은 고딕" w:hAnsi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hint="eastAsia"/>
                <w:sz w:val="20"/>
                <w:szCs w:val="20"/>
                <w:lang w:eastAsia="ko-KR"/>
              </w:rPr>
              <w:t>코팅높이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5A1041" w:rsidRPr="00286A8E" w:rsidRDefault="00286A8E" w:rsidP="00B87E75">
            <w:pPr>
              <w:adjustRightInd w:val="0"/>
              <w:snapToGrid w:val="0"/>
              <w:rPr>
                <w:rFonts w:eastAsia="맑은 고딕" w:hAnsi="MS Gothic"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cs="바탕" w:hint="eastAsia"/>
                <w:sz w:val="20"/>
                <w:szCs w:val="20"/>
                <w:lang w:eastAsia="ko-KR"/>
              </w:rPr>
              <w:t>양극 탭의 코팅 높이를 설정합니다.</w:t>
            </w:r>
          </w:p>
        </w:tc>
      </w:tr>
      <w:tr w:rsidR="00B87E75" w:rsidRPr="00C7100D" w:rsidTr="00401399">
        <w:tc>
          <w:tcPr>
            <w:tcW w:w="2835" w:type="dxa"/>
            <w:tcBorders>
              <w:top w:val="single" w:sz="4" w:space="0" w:color="auto"/>
              <w:bottom w:val="dashSmallGap" w:sz="4" w:space="0" w:color="A6A6A6"/>
            </w:tcBorders>
            <w:shd w:val="clear" w:color="auto" w:fill="auto"/>
          </w:tcPr>
          <w:p w:rsidR="00B87E75" w:rsidRPr="00AF69F7" w:rsidRDefault="00AF69F7" w:rsidP="005C2ED8">
            <w:pPr>
              <w:adjustRightInd w:val="0"/>
              <w:snapToGrid w:val="0"/>
              <w:jc w:val="left"/>
              <w:rPr>
                <w:rFonts w:ascii="Batang" w:eastAsia="맑은 고딕" w:hAnsi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hint="eastAsia"/>
                <w:sz w:val="20"/>
                <w:szCs w:val="20"/>
                <w:lang w:eastAsia="ko-KR"/>
              </w:rPr>
              <w:t>음극</w:t>
            </w:r>
          </w:p>
        </w:tc>
        <w:tc>
          <w:tcPr>
            <w:tcW w:w="6379" w:type="dxa"/>
            <w:tcBorders>
              <w:top w:val="single" w:sz="4" w:space="0" w:color="auto"/>
              <w:bottom w:val="dashSmallGap" w:sz="4" w:space="0" w:color="A6A6A6"/>
            </w:tcBorders>
            <w:shd w:val="clear" w:color="auto" w:fill="auto"/>
          </w:tcPr>
          <w:p w:rsidR="00B87E75" w:rsidRPr="00C7100D" w:rsidRDefault="00B87E75" w:rsidP="005A1041">
            <w:pPr>
              <w:adjustRightInd w:val="0"/>
              <w:snapToGrid w:val="0"/>
              <w:rPr>
                <w:rFonts w:hAnsi="MS Gothic"/>
                <w:sz w:val="20"/>
                <w:szCs w:val="20"/>
                <w:lang w:eastAsia="ko-KR"/>
              </w:rPr>
            </w:pPr>
          </w:p>
        </w:tc>
      </w:tr>
      <w:tr w:rsidR="00B87E75" w:rsidRPr="00C7100D" w:rsidTr="00401399">
        <w:tc>
          <w:tcPr>
            <w:tcW w:w="2835" w:type="dxa"/>
            <w:tcBorders>
              <w:top w:val="dashSmallGap" w:sz="4" w:space="0" w:color="A6A6A6"/>
              <w:bottom w:val="single" w:sz="4" w:space="0" w:color="auto"/>
            </w:tcBorders>
            <w:shd w:val="clear" w:color="auto" w:fill="auto"/>
          </w:tcPr>
          <w:p w:rsidR="00B87E75" w:rsidRPr="00B87E75" w:rsidRDefault="00AF69F7" w:rsidP="00B87E75">
            <w:pPr>
              <w:adjustRightInd w:val="0"/>
              <w:snapToGrid w:val="0"/>
              <w:rPr>
                <w:rFonts w:eastAsia="Malgun Gothic" w:hAnsi="MS Gothic"/>
                <w:sz w:val="20"/>
                <w:szCs w:val="20"/>
                <w:lang w:eastAsia="ko-KR"/>
              </w:rPr>
            </w:pPr>
            <w:r>
              <w:rPr>
                <w:rFonts w:eastAsia="Malgun Gothic" w:hAnsi="MS Gothic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eastAsia="Malgun Gothic" w:hAnsi="MS Gothic" w:hint="eastAsia"/>
                <w:sz w:val="20"/>
                <w:szCs w:val="20"/>
                <w:lang w:eastAsia="ko-KR"/>
              </w:rPr>
              <w:t>탭</w:t>
            </w:r>
            <w:r>
              <w:rPr>
                <w:rFonts w:eastAsia="Malgun Gothic" w:hAnsi="MS Gothic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eastAsia="Malgun Gothic" w:hAnsi="MS Gothic" w:hint="eastAsia"/>
                <w:sz w:val="20"/>
                <w:szCs w:val="20"/>
                <w:lang w:eastAsia="ko-KR"/>
              </w:rPr>
              <w:t>코팅</w:t>
            </w:r>
            <w:r>
              <w:rPr>
                <w:rFonts w:eastAsia="Malgun Gothic" w:hAnsi="MS Gothic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eastAsia="Malgun Gothic" w:hAnsi="MS Gothic" w:hint="eastAsia"/>
                <w:sz w:val="20"/>
                <w:szCs w:val="20"/>
                <w:lang w:eastAsia="ko-KR"/>
              </w:rPr>
              <w:t>높이</w:t>
            </w:r>
          </w:p>
        </w:tc>
        <w:tc>
          <w:tcPr>
            <w:tcW w:w="6379" w:type="dxa"/>
            <w:tcBorders>
              <w:top w:val="dashSmallGap" w:sz="4" w:space="0" w:color="A6A6A6"/>
              <w:bottom w:val="single" w:sz="4" w:space="0" w:color="auto"/>
            </w:tcBorders>
            <w:shd w:val="clear" w:color="auto" w:fill="auto"/>
          </w:tcPr>
          <w:p w:rsidR="00B87E75" w:rsidRPr="00C7100D" w:rsidRDefault="00286A8E" w:rsidP="005A1041">
            <w:pPr>
              <w:adjustRightInd w:val="0"/>
              <w:snapToGrid w:val="0"/>
              <w:rPr>
                <w:rFonts w:hAnsi="MS Gothic"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cs="바탕" w:hint="eastAsia"/>
                <w:sz w:val="20"/>
                <w:szCs w:val="20"/>
                <w:lang w:eastAsia="ko-KR"/>
              </w:rPr>
              <w:t>음극 탬의 코팅 높이를 설정합니다.</w:t>
            </w:r>
          </w:p>
        </w:tc>
      </w:tr>
      <w:tr w:rsidR="00401399" w:rsidRPr="00C7100D" w:rsidTr="00401399">
        <w:tc>
          <w:tcPr>
            <w:tcW w:w="2835" w:type="dxa"/>
            <w:tcBorders>
              <w:top w:val="single" w:sz="4" w:space="0" w:color="auto"/>
              <w:bottom w:val="dashSmallGap" w:sz="4" w:space="0" w:color="A6A6A6"/>
            </w:tcBorders>
            <w:shd w:val="clear" w:color="auto" w:fill="auto"/>
          </w:tcPr>
          <w:p w:rsidR="00401399" w:rsidRPr="00AF69F7" w:rsidRDefault="00AF69F7" w:rsidP="00B87E75">
            <w:pPr>
              <w:adjustRightInd w:val="0"/>
              <w:snapToGrid w:val="0"/>
              <w:rPr>
                <w:rFonts w:eastAsia="맑은 고딕" w:hAnsi="MS Gothic"/>
                <w:sz w:val="20"/>
                <w:szCs w:val="20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V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홈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높이</w:t>
            </w:r>
          </w:p>
        </w:tc>
        <w:tc>
          <w:tcPr>
            <w:tcW w:w="6379" w:type="dxa"/>
            <w:tcBorders>
              <w:top w:val="single" w:sz="4" w:space="0" w:color="auto"/>
              <w:bottom w:val="dashSmallGap" w:sz="4" w:space="0" w:color="A6A6A6"/>
            </w:tcBorders>
            <w:shd w:val="clear" w:color="auto" w:fill="auto"/>
          </w:tcPr>
          <w:p w:rsidR="00401399" w:rsidRPr="00286A8E" w:rsidRDefault="00286A8E" w:rsidP="00B7635F">
            <w:pPr>
              <w:adjustRightInd w:val="0"/>
              <w:snapToGrid w:val="0"/>
              <w:rPr>
                <w:rFonts w:eastAsia="맑은 고딕" w:hAnsi="MS Gothic"/>
                <w:sz w:val="20"/>
                <w:szCs w:val="20"/>
                <w:lang w:eastAsia="ko-KR"/>
              </w:rPr>
            </w:pP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>V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>홈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>높이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>정보를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>설정합니다</w:t>
            </w:r>
            <w:r>
              <w:rPr>
                <w:rFonts w:eastAsia="맑은 고딕" w:hAnsi="MS Gothic" w:hint="eastAsia"/>
                <w:sz w:val="20"/>
                <w:szCs w:val="20"/>
                <w:lang w:eastAsia="ko-KR"/>
              </w:rPr>
              <w:t>.</w:t>
            </w:r>
          </w:p>
        </w:tc>
      </w:tr>
      <w:tr w:rsidR="00401399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401399" w:rsidRPr="00C7100D" w:rsidRDefault="00AF69F7" w:rsidP="00B87E75">
            <w:pPr>
              <w:adjustRightInd w:val="0"/>
              <w:snapToGrid w:val="0"/>
              <w:rPr>
                <w:rFonts w:hAnsi="MS Gothic"/>
                <w:sz w:val="20"/>
                <w:szCs w:val="20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검출력 정보</w:t>
            </w:r>
          </w:p>
        </w:tc>
        <w:tc>
          <w:tcPr>
            <w:tcW w:w="6379" w:type="dxa"/>
            <w:tcBorders>
              <w:top w:val="single" w:sz="4" w:space="0" w:color="auto"/>
              <w:bottom w:val="dashSmallGap" w:sz="4" w:space="0" w:color="A6A6A6"/>
            </w:tcBorders>
            <w:shd w:val="clear" w:color="auto" w:fill="auto"/>
          </w:tcPr>
          <w:p w:rsidR="00401399" w:rsidRPr="00C7100D" w:rsidRDefault="00401399" w:rsidP="00B7635F">
            <w:pPr>
              <w:adjustRightInd w:val="0"/>
              <w:snapToGrid w:val="0"/>
              <w:rPr>
                <w:rFonts w:hAnsi="MS Gothic"/>
                <w:sz w:val="20"/>
                <w:szCs w:val="20"/>
                <w:lang w:eastAsia="ko-KR"/>
              </w:rPr>
            </w:pPr>
          </w:p>
        </w:tc>
      </w:tr>
      <w:tr w:rsidR="00401399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401399" w:rsidRPr="00AF69F7" w:rsidRDefault="00AF69F7" w:rsidP="00B87E75">
            <w:pPr>
              <w:adjustRightInd w:val="0"/>
              <w:snapToGrid w:val="0"/>
              <w:rPr>
                <w:rFonts w:eastAsia="맑은 고딕" w:hAnsi="MS Gothic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탑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조건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,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버틈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조건</w:t>
            </w:r>
          </w:p>
        </w:tc>
        <w:tc>
          <w:tcPr>
            <w:tcW w:w="6379" w:type="dxa"/>
            <w:tcBorders>
              <w:top w:val="single" w:sz="4" w:space="0" w:color="auto"/>
              <w:bottom w:val="dashSmallGap" w:sz="4" w:space="0" w:color="A6A6A6"/>
            </w:tcBorders>
            <w:shd w:val="clear" w:color="auto" w:fill="auto"/>
          </w:tcPr>
          <w:p w:rsidR="00401399" w:rsidRPr="00C7100D" w:rsidRDefault="00401399" w:rsidP="00B7635F">
            <w:pPr>
              <w:adjustRightInd w:val="0"/>
              <w:snapToGrid w:val="0"/>
              <w:rPr>
                <w:rFonts w:hAnsi="MS Gothic"/>
                <w:sz w:val="20"/>
                <w:szCs w:val="20"/>
                <w:lang w:eastAsia="ko-KR"/>
              </w:rPr>
            </w:pPr>
          </w:p>
        </w:tc>
      </w:tr>
      <w:tr w:rsidR="00401399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401399" w:rsidRPr="00AF69F7" w:rsidRDefault="00AF69F7" w:rsidP="00B87E75">
            <w:pPr>
              <w:adjustRightInd w:val="0"/>
              <w:snapToGrid w:val="0"/>
              <w:rPr>
                <w:rFonts w:eastAsia="맑은 고딕" w:hAnsi="MS Gothic"/>
                <w:sz w:val="20"/>
                <w:szCs w:val="20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스레스홀드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(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원화상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)  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401399" w:rsidRPr="00C7100D" w:rsidRDefault="0038144F" w:rsidP="00B7635F">
            <w:pPr>
              <w:adjustRightInd w:val="0"/>
              <w:snapToGrid w:val="0"/>
              <w:rPr>
                <w:rFonts w:hAnsi="MS Gothic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 xml:space="preserve">원화상의 Foil In, Out </w:t>
            </w:r>
            <w:r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  <w:t>의</w:t>
            </w: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 xml:space="preserve"> 스레스홀드를 설정합니다. 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스레스홀드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(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하한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)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38144F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Foil In, Out의 스레스홀드 하한값을 설정합니다.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최소검출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사이즈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Pr="0038144F" w:rsidRDefault="0038144F" w:rsidP="00B7635F">
            <w:pPr>
              <w:adjustRightInd w:val="0"/>
              <w:snapToGrid w:val="0"/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</w:pPr>
            <w:r w:rsidRPr="0038144F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Foil In, Out의 최소 검출 사이즈를 설정합니다.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검사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범위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[mm]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Pr="0038144F" w:rsidRDefault="0038144F" w:rsidP="00B7635F">
            <w:pPr>
              <w:adjustRightInd w:val="0"/>
              <w:snapToGrid w:val="0"/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</w:pPr>
            <w:r w:rsidRPr="0038144F"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Foil In, Out의 검사 범위를 설정합니다.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스페터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검출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설정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스페터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검사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미사용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97295E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스페터 검사 사용 여부를 설정합니다.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스레스홀드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(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결함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)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97295E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스페터 결함의 스레스홀드를 설정합니다.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최소검출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사이즈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Pr="0097295E" w:rsidRDefault="0097295E" w:rsidP="00B7635F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스페터 결함의 최소 검출 사이즈를 설정합니다.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결함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링크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사용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831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결함의 링크 기능을 사용할 지 여부를 설정합니다.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연결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거리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X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831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링크할 결함의 X 거리를 설정합니다.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lastRenderedPageBreak/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연결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거리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Y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97295E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링크할 결함의 Y 거리를 설정합니다.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검출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배율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438A6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 xml:space="preserve">휘도 강조를 위한 배율을 설정합니다. 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결함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판정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NG Size(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가로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,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세로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)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831" w:rsidP="00B7635F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NG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판정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가로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길이와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세로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길이를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설정합니다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.</w:t>
            </w:r>
          </w:p>
          <w:p w:rsidR="00AF6831" w:rsidRPr="00AF6831" w:rsidRDefault="00AF6831" w:rsidP="00AF6831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(</w:t>
            </w:r>
            <w:r w:rsidRPr="00AF6831">
              <w:rPr>
                <w:rFonts w:ascii="바탕" w:eastAsia="바탕" w:hAnsi="바탕" w:cs="Batang" w:hint="eastAsia"/>
                <w:sz w:val="20"/>
                <w:szCs w:val="20"/>
                <w:lang w:eastAsia="ko-KR"/>
              </w:rPr>
              <w:t>0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인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,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미사용합니다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.)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결함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제거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거리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831" w:rsidP="00B7635F">
            <w:pPr>
              <w:adjustRightInd w:val="0"/>
              <w:snapToGrid w:val="0"/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판정 대상 제외 거리를 설정합니다.</w:t>
            </w:r>
          </w:p>
          <w:p w:rsidR="00AF6831" w:rsidRDefault="00AF6831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 xml:space="preserve">( </w:t>
            </w:r>
            <w:r w:rsidRPr="00AF6831">
              <w:rPr>
                <w:rFonts w:ascii="바탕" w:eastAsia="바탕" w:hAnsi="바탕" w:cs="Batang" w:hint="eastAsia"/>
                <w:sz w:val="20"/>
                <w:szCs w:val="20"/>
                <w:lang w:eastAsia="ko-KR"/>
              </w:rPr>
              <w:t>0.0</w:t>
            </w: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이하인 경우, 미사용합니다. )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결함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제거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사이즈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[um]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831" w:rsidP="00B7635F">
            <w:pPr>
              <w:adjustRightInd w:val="0"/>
              <w:snapToGrid w:val="0"/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판정 대상 제외 결함 Size를 설정합니다.</w:t>
            </w:r>
          </w:p>
          <w:p w:rsidR="00AF6831" w:rsidRDefault="00AF6831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 xml:space="preserve">( </w:t>
            </w:r>
            <w:r w:rsidRPr="00AF6831">
              <w:rPr>
                <w:rFonts w:ascii="바탕" w:eastAsia="바탕" w:hAnsi="바탕" w:cs="Batang" w:hint="eastAsia"/>
                <w:sz w:val="20"/>
                <w:szCs w:val="20"/>
                <w:lang w:eastAsia="ko-KR"/>
              </w:rPr>
              <w:t>0.0</w:t>
            </w: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이하인 경우, 미사용합니다. )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표면결함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NG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사이즈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831" w:rsidP="00B7635F">
            <w:pPr>
              <w:adjustRightInd w:val="0"/>
              <w:snapToGrid w:val="0"/>
              <w:rPr>
                <w:rFonts w:ascii="맑은 고딕" w:eastAsia="맑은 고딕" w:hAnsi="맑은 고딕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표면 결함의 NG 결함 Size를 설정합니다.</w:t>
            </w:r>
          </w:p>
          <w:p w:rsidR="00AF6831" w:rsidRDefault="00AF6831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 xml:space="preserve">( </w:t>
            </w:r>
            <w:r w:rsidRPr="00AF6831">
              <w:rPr>
                <w:rFonts w:ascii="바탕" w:eastAsia="바탕" w:hAnsi="바탕" w:cs="Batang" w:hint="eastAsia"/>
                <w:sz w:val="20"/>
                <w:szCs w:val="20"/>
                <w:lang w:eastAsia="ko-KR"/>
              </w:rPr>
              <w:t>0.0</w:t>
            </w: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이하인 경우, 미사용합니다. )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엣지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검출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조건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(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탑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,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버틈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)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AF69F7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77721F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코팅부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휘도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(Min/Max)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77721F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엣지 검출을 위한 코팅부의 Min/Max 휘도값을 설정합니다.</w:t>
            </w:r>
          </w:p>
        </w:tc>
      </w:tr>
      <w:tr w:rsidR="00AF69F7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Pr="0077721F" w:rsidRDefault="0077721F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롤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휘도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(Min/Max)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AF69F7" w:rsidRDefault="0077721F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엣지 검출을 위한 롤 부분의 Min/Max 휘도값을 설정합니다.</w:t>
            </w:r>
          </w:p>
        </w:tc>
      </w:tr>
      <w:tr w:rsidR="0077721F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77721F" w:rsidRDefault="0077721F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크기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이상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결함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탭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저장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77721F" w:rsidRDefault="0077721F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설정 크기 이상의 탭 이미지 저장 여부를 설정합니다.</w:t>
            </w:r>
          </w:p>
        </w:tc>
      </w:tr>
      <w:tr w:rsidR="0077721F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77721F" w:rsidRDefault="0077721F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BMP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저장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간격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77721F" w:rsidRPr="0077721F" w:rsidRDefault="0077721F" w:rsidP="00B7635F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BMP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이미지의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저장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간격을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설정합니다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.</w:t>
            </w:r>
          </w:p>
        </w:tc>
      </w:tr>
      <w:tr w:rsidR="0077721F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77721F" w:rsidRDefault="0077721F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NG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만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저장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77721F" w:rsidRPr="0077721F" w:rsidRDefault="0077721F" w:rsidP="00B7635F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이미지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저장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시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NG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이미지만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저장을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할</w:t>
            </w:r>
            <w:r w:rsidR="00AF6831"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지</w:t>
            </w:r>
            <w:r w:rsidR="00AF6831"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 w:rsidR="00AF6831"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여부를</w:t>
            </w:r>
            <w:r w:rsidR="00AF6831"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 w:rsidR="00AF6831"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설정합니다</w:t>
            </w:r>
            <w:r w:rsidR="00AF6831"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.</w:t>
            </w:r>
          </w:p>
        </w:tc>
      </w:tr>
      <w:tr w:rsidR="0077721F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77721F" w:rsidRDefault="0077721F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비교처리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미사용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77721F" w:rsidRDefault="00AF6831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비교 처리 사용 여부를 설정합니다.</w:t>
            </w:r>
          </w:p>
        </w:tc>
      </w:tr>
      <w:tr w:rsidR="0077721F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77721F" w:rsidRDefault="0077721F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NG Stop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77721F" w:rsidRPr="00AF6831" w:rsidRDefault="00AF6831" w:rsidP="00B7635F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NG Stop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기능을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사용할지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여부를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설정합니다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.</w:t>
            </w:r>
          </w:p>
        </w:tc>
      </w:tr>
      <w:tr w:rsidR="0077721F" w:rsidRPr="00C7100D" w:rsidTr="00401399">
        <w:tc>
          <w:tcPr>
            <w:tcW w:w="2835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77721F" w:rsidRDefault="0077721F" w:rsidP="00B87E75">
            <w:pPr>
              <w:adjustRightInd w:val="0"/>
              <w:snapToGrid w:val="0"/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</w:pP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다크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Batang" w:eastAsia="맑은 고딕" w:hAnsi="Batang" w:cs="Batang" w:hint="eastAsia"/>
                <w:sz w:val="20"/>
                <w:szCs w:val="20"/>
                <w:lang w:eastAsia="ko-KR"/>
              </w:rPr>
              <w:t>강조</w:t>
            </w:r>
          </w:p>
        </w:tc>
        <w:tc>
          <w:tcPr>
            <w:tcW w:w="6379" w:type="dxa"/>
            <w:tcBorders>
              <w:top w:val="dashSmallGap" w:sz="4" w:space="0" w:color="A6A6A6"/>
              <w:bottom w:val="dashSmallGap" w:sz="4" w:space="0" w:color="A6A6A6"/>
            </w:tcBorders>
            <w:shd w:val="clear" w:color="auto" w:fill="auto"/>
          </w:tcPr>
          <w:p w:rsidR="0077721F" w:rsidRDefault="00666171" w:rsidP="00B7635F">
            <w:pPr>
              <w:adjustRightInd w:val="0"/>
              <w:snapToGrid w:val="0"/>
              <w:rPr>
                <w:rFonts w:ascii="Batang" w:eastAsia="Batang" w:hAnsi="Batang" w:cs="Batang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Batang" w:hint="eastAsia"/>
                <w:sz w:val="20"/>
                <w:szCs w:val="20"/>
                <w:lang w:eastAsia="ko-KR"/>
              </w:rPr>
              <w:t>주변과의 휘도차를 강조합니다.</w:t>
            </w:r>
          </w:p>
        </w:tc>
      </w:tr>
    </w:tbl>
    <w:p w:rsidR="005A1041" w:rsidRDefault="005A1041" w:rsidP="006E059D">
      <w:pPr>
        <w:rPr>
          <w:rFonts w:eastAsia="Malgun Gothic"/>
          <w:lang w:eastAsia="ko-KR"/>
        </w:rPr>
      </w:pPr>
    </w:p>
    <w:p w:rsidR="005A1041" w:rsidRDefault="005A1041" w:rsidP="006E059D">
      <w:pPr>
        <w:rPr>
          <w:rFonts w:eastAsia="Malgun Gothic"/>
          <w:lang w:eastAsia="ko-KR"/>
        </w:rPr>
      </w:pPr>
    </w:p>
    <w:p w:rsidR="005A1041" w:rsidRDefault="005A1041" w:rsidP="006E059D">
      <w:pPr>
        <w:rPr>
          <w:rFonts w:eastAsia="Malgun Gothic"/>
          <w:lang w:eastAsia="ko-KR"/>
        </w:rPr>
      </w:pPr>
    </w:p>
    <w:p w:rsidR="00401399" w:rsidRDefault="00401399" w:rsidP="006E059D">
      <w:pPr>
        <w:rPr>
          <w:rFonts w:eastAsia="Malgun Gothic"/>
          <w:lang w:eastAsia="ko-KR"/>
        </w:rPr>
      </w:pPr>
    </w:p>
    <w:p w:rsidR="00401399" w:rsidRDefault="00401399" w:rsidP="006E059D">
      <w:pPr>
        <w:rPr>
          <w:rFonts w:eastAsia="Malgun Gothic"/>
          <w:lang w:eastAsia="ko-KR"/>
        </w:rPr>
      </w:pPr>
    </w:p>
    <w:p w:rsidR="00F62F0A" w:rsidRDefault="00F62F0A" w:rsidP="006E059D">
      <w:pPr>
        <w:rPr>
          <w:rFonts w:eastAsia="Malgun Gothic"/>
          <w:lang w:eastAsia="ko-KR"/>
        </w:rPr>
      </w:pPr>
    </w:p>
    <w:p w:rsidR="00F62F0A" w:rsidRDefault="00F62F0A" w:rsidP="006E059D">
      <w:pPr>
        <w:rPr>
          <w:rFonts w:eastAsia="Malgun Gothic"/>
          <w:lang w:eastAsia="ko-KR"/>
        </w:rPr>
      </w:pPr>
    </w:p>
    <w:p w:rsidR="00F62F0A" w:rsidRDefault="00F62F0A" w:rsidP="006E059D">
      <w:pPr>
        <w:rPr>
          <w:rFonts w:eastAsia="Malgun Gothic"/>
          <w:lang w:eastAsia="ko-KR"/>
        </w:rPr>
      </w:pPr>
    </w:p>
    <w:p w:rsidR="00F62F0A" w:rsidRDefault="00F62F0A" w:rsidP="006E059D">
      <w:pPr>
        <w:rPr>
          <w:rFonts w:eastAsia="Malgun Gothic"/>
          <w:lang w:eastAsia="ko-KR"/>
        </w:rPr>
      </w:pPr>
    </w:p>
    <w:p w:rsidR="00F62F0A" w:rsidRDefault="00F62F0A" w:rsidP="006E059D">
      <w:pPr>
        <w:rPr>
          <w:rFonts w:eastAsia="Malgun Gothic"/>
          <w:lang w:eastAsia="ko-KR"/>
        </w:rPr>
      </w:pPr>
    </w:p>
    <w:p w:rsidR="00F62F0A" w:rsidRDefault="00F62F0A" w:rsidP="006E059D">
      <w:pPr>
        <w:rPr>
          <w:rFonts w:eastAsia="Malgun Gothic"/>
          <w:lang w:eastAsia="ko-KR"/>
        </w:rPr>
      </w:pPr>
    </w:p>
    <w:p w:rsidR="00F62F0A" w:rsidRDefault="00F62F0A" w:rsidP="006E059D">
      <w:pPr>
        <w:rPr>
          <w:rFonts w:eastAsia="Malgun Gothic"/>
          <w:lang w:eastAsia="ko-KR"/>
        </w:rPr>
      </w:pPr>
    </w:p>
    <w:p w:rsidR="00401399" w:rsidRDefault="00401399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DA6B1B" w:rsidRDefault="00DA6B1B" w:rsidP="006E059D">
      <w:pPr>
        <w:rPr>
          <w:rFonts w:eastAsia="Malgun Gothic"/>
          <w:lang w:eastAsia="ko-KR"/>
        </w:rPr>
      </w:pPr>
    </w:p>
    <w:p w:rsidR="00486376" w:rsidRDefault="00486376" w:rsidP="006E059D">
      <w:pPr>
        <w:rPr>
          <w:rFonts w:eastAsia="Malgun Gothic"/>
          <w:lang w:eastAsia="ko-KR"/>
        </w:rPr>
      </w:pPr>
    </w:p>
    <w:p w:rsidR="00486376" w:rsidRDefault="00486376" w:rsidP="006E059D">
      <w:pPr>
        <w:rPr>
          <w:rFonts w:eastAsia="Malgun Gothic"/>
          <w:lang w:eastAsia="ko-KR"/>
        </w:rPr>
      </w:pPr>
    </w:p>
    <w:p w:rsidR="00401399" w:rsidRDefault="00401399" w:rsidP="00E23904">
      <w:pPr>
        <w:pStyle w:val="32"/>
        <w:rPr>
          <w:lang w:eastAsia="ko-KR"/>
        </w:rPr>
      </w:pPr>
      <w:bookmarkStart w:id="37" w:name="_Toc107853716"/>
      <w:r>
        <w:rPr>
          <w:rFonts w:ascii="바탕" w:eastAsia="바탕" w:hAnsi="바탕" w:cs="바탕" w:hint="eastAsia"/>
          <w:lang w:eastAsia="ko-KR"/>
        </w:rPr>
        <w:lastRenderedPageBreak/>
        <w:t>주요</w:t>
      </w:r>
      <w:r>
        <w:rPr>
          <w:rFonts w:hint="eastAsia"/>
          <w:lang w:eastAsia="ko-KR"/>
        </w:rPr>
        <w:t xml:space="preserve"> </w:t>
      </w:r>
      <w:r>
        <w:rPr>
          <w:rFonts w:ascii="바탕" w:eastAsia="바탕" w:hAnsi="바탕" w:cs="바탕" w:hint="eastAsia"/>
          <w:lang w:eastAsia="ko-KR"/>
        </w:rPr>
        <w:t>파라메터</w:t>
      </w:r>
      <w:r>
        <w:rPr>
          <w:rFonts w:hint="eastAsia"/>
          <w:lang w:eastAsia="ko-KR"/>
        </w:rPr>
        <w:t xml:space="preserve"> </w:t>
      </w:r>
      <w:r w:rsidR="00325D35">
        <w:rPr>
          <w:rFonts w:ascii="바탕" w:eastAsia="바탕" w:hAnsi="바탕" w:cs="바탕" w:hint="eastAsia"/>
          <w:lang w:eastAsia="ko-KR"/>
        </w:rPr>
        <w:t>상세 설명</w:t>
      </w:r>
      <w:bookmarkEnd w:id="37"/>
    </w:p>
    <w:p w:rsidR="00401399" w:rsidRDefault="00401399" w:rsidP="00DA6B1B">
      <w:pPr>
        <w:adjustRightInd w:val="0"/>
        <w:snapToGrid w:val="0"/>
        <w:ind w:left="386"/>
        <w:rPr>
          <w:rFonts w:ascii="Batang" w:eastAsia="맑은 고딕" w:hAnsi="Batang" w:cs="Batang" w:hint="eastAsia"/>
          <w:sz w:val="22"/>
          <w:lang w:eastAsia="ko-KR"/>
        </w:rPr>
      </w:pPr>
      <w:r>
        <w:rPr>
          <w:rFonts w:ascii="Batang" w:eastAsia="Batang" w:hAnsi="Batang" w:cs="Batang" w:hint="eastAsia"/>
          <w:sz w:val="22"/>
          <w:lang w:eastAsia="ko-KR"/>
        </w:rPr>
        <w:t>검사를 실시할 때 사용하는 파라메터를 표시합니다. 각 항목과 링크되어 있기 때문에 여기서 설정하는 것도 가능합니다.</w:t>
      </w:r>
    </w:p>
    <w:p w:rsidR="00D25B92" w:rsidRDefault="00777786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 w:rsidRPr="00777786">
        <w:rPr>
          <w:rFonts w:eastAsia="맑은 고딕"/>
          <w:noProof/>
          <w:snapToGrid/>
          <w:sz w:val="22"/>
          <w:lang w:eastAsia="ko-KR"/>
        </w:rPr>
        <w:pict>
          <v:shape id="그림 77" o:spid="_x0000_i1065" type="#_x0000_t75" style="width:236.05pt;height:289.9pt;visibility:visible">
            <v:imagedata r:id="rId56" o:title=""/>
          </v:shape>
        </w:pict>
      </w:r>
    </w:p>
    <w:p w:rsidR="00BA33F8" w:rsidRDefault="00BA33F8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BA33F8" w:rsidRDefault="002666A4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/>
          <w:noProof/>
          <w:snapToGrid/>
          <w:sz w:val="22"/>
          <w:lang w:eastAsia="ko-KR"/>
        </w:rPr>
        <w:pict>
          <v:shape id="_x0000_s6472" type="#_x0000_t48" style="position:absolute;left:0;text-align:left;margin-left:320.25pt;margin-top:11.8pt;width:1in;height:21.6pt;z-index:251679232" adj="27105,128350,25080,9000,23400,9000,-29145,96550" filled="f">
            <v:textbox style="mso-next-textbox:#_x0000_s6472">
              <w:txbxContent>
                <w:p w:rsidR="008A59A5" w:rsidRDefault="008A59A5">
                  <w:r>
                    <w:rPr>
                      <w:rFonts w:ascii="바탕" w:eastAsia="바탕" w:hAnsi="바탕" w:cs="바탕" w:hint="eastAsia"/>
                      <w:lang w:eastAsia="ko-KR"/>
                    </w:rPr>
                    <w:t>탭 코팅높이</w:t>
                  </w:r>
                </w:p>
              </w:txbxContent>
            </v:textbox>
            <o:callout v:ext="edit" minusx="t" minusy="t"/>
          </v:shape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64" type="#_x0000_t202" style="position:absolute;left:0;text-align:left;margin-left:102.35pt;margin-top:9.95pt;width:59.4pt;height:20.1pt;z-index:251672064" filled="f">
            <v:textbox>
              <w:txbxContent>
                <w:p w:rsidR="008A59A5" w:rsidRDefault="008A59A5">
                  <w:r>
                    <w:rPr>
                      <w:rFonts w:ascii="바탕" w:eastAsia="바탕" w:hAnsi="바탕" w:cs="바탕" w:hint="eastAsia"/>
                      <w:lang w:eastAsia="ko-KR"/>
                    </w:rPr>
                    <w:t>탭 피치</w:t>
                  </w:r>
                </w:p>
              </w:txbxContent>
            </v:textbox>
          </v:shape>
        </w:pict>
      </w:r>
    </w:p>
    <w:p w:rsidR="00BA33F8" w:rsidRDefault="002666A4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/>
          <w:noProof/>
          <w:snapToGrid/>
          <w:sz w:val="22"/>
          <w:lang w:eastAsia="ko-KR"/>
        </w:rPr>
        <w:pict>
          <v:shape id="_x0000_s6462" type="#_x0000_t32" style="position:absolute;left:0;text-align:left;margin-left:206.2pt;margin-top:1.5pt;width:.05pt;height:94.2pt;flip:y;z-index:251670016" o:connectortype="straight" strokecolor="red"/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58" type="#_x0000_t32" style="position:absolute;left:0;text-align:left;margin-left:45.45pt;margin-top:1.5pt;width:.05pt;height:94.2pt;flip:y;z-index:251666944" o:connectortype="straight" strokecolor="red"/>
        </w:pict>
      </w:r>
    </w:p>
    <w:p w:rsidR="00BA33F8" w:rsidRDefault="00BA33F8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D25B92" w:rsidRDefault="002666A4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/>
          <w:noProof/>
          <w:snapToGrid/>
          <w:sz w:val="22"/>
          <w:lang w:eastAsia="ko-KR"/>
        </w:rPr>
        <w:pict>
          <v:shape id="_x0000_s6463" type="#_x0000_t32" style="position:absolute;left:0;text-align:left;margin-left:45.5pt;margin-top:-.4pt;width:160.7pt;height:0;z-index:251671040" o:connectortype="straight">
            <v:stroke startarrow="block" endarrow="block"/>
          </v:shape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60" type="#_x0000_t202" style="position:absolute;left:0;text-align:left;margin-left:52.15pt;margin-top:10.1pt;width:43.5pt;height:24.3pt;z-index:251668992" filled="f">
            <v:textbox>
              <w:txbxContent>
                <w:p w:rsidR="008A59A5" w:rsidRDefault="008A59A5">
                  <w:r>
                    <w:rPr>
                      <w:rFonts w:ascii="바탕" w:eastAsia="바탕" w:hAnsi="바탕" w:cs="바탕" w:hint="eastAsia"/>
                      <w:lang w:eastAsia="ko-KR"/>
                    </w:rPr>
                    <w:t>탭폭</w:t>
                  </w:r>
                </w:p>
              </w:txbxContent>
            </v:textbox>
          </v:shape>
        </w:pict>
      </w:r>
    </w:p>
    <w:p w:rsidR="004D0474" w:rsidRDefault="002666A4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/>
          <w:noProof/>
          <w:snapToGrid/>
          <w:sz w:val="22"/>
          <w:lang w:eastAsia="ko-KR"/>
        </w:rPr>
        <w:pict>
          <v:shape id="_x0000_s6469" type="#_x0000_t48" style="position:absolute;left:0;text-align:left;margin-left:244.2pt;margin-top:4.3pt;width:113.75pt;height:33.75pt;z-index:251676160" adj="-5583,57760,-3342,5760,-1139,5760,-5583,57760" filled="f">
            <v:textbox>
              <w:txbxContent>
                <w:p w:rsidR="008A59A5" w:rsidRDefault="008A59A5">
                  <w:pPr>
                    <w:rPr>
                      <w:rFonts w:ascii="바탕" w:eastAsia="바탕" w:hAnsi="바탕" w:cs="바탕"/>
                      <w:lang w:eastAsia="ko-KR"/>
                    </w:rPr>
                  </w:pPr>
                  <w:r>
                    <w:rPr>
                      <w:rFonts w:ascii="바탕" w:eastAsia="바탕" w:hAnsi="바탕" w:cs="바탕" w:hint="eastAsia"/>
                      <w:lang w:eastAsia="ko-KR"/>
                    </w:rPr>
                    <w:t>탑 코팅 높이</w:t>
                  </w:r>
                </w:p>
                <w:p w:rsidR="008A59A5" w:rsidRDefault="008A59A5">
                  <w:r>
                    <w:rPr>
                      <w:rFonts w:ascii="바탕" w:eastAsia="바탕" w:hAnsi="바탕" w:cs="바탕" w:hint="eastAsia"/>
                      <w:lang w:eastAsia="ko-KR"/>
                    </w:rPr>
                    <w:t>(세라믹)</w:t>
                  </w:r>
                </w:p>
              </w:txbxContent>
            </v:textbox>
            <o:callout v:ext="edit" minusy="t"/>
          </v:shape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87" type="#_x0000_t202" style="position:absolute;left:0;text-align:left;margin-left:114.95pt;margin-top:7.7pt;width:80.95pt;height:23.25pt;z-index:251683328" filled="f">
            <v:textbox>
              <w:txbxContent>
                <w:p w:rsidR="008A59A5" w:rsidRDefault="008A59A5">
                  <w:r>
                    <w:rPr>
                      <w:rFonts w:ascii="바탕" w:eastAsia="바탕" w:hAnsi="바탕" w:cs="바탕" w:hint="eastAsia"/>
                      <w:lang w:eastAsia="ko-KR"/>
                    </w:rPr>
                    <w:t>라운드 반지름</w:t>
                  </w:r>
                </w:p>
              </w:txbxContent>
            </v:textbox>
          </v:shape>
        </w:pict>
      </w:r>
    </w:p>
    <w:p w:rsidR="004D0474" w:rsidRDefault="002666A4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/>
          <w:noProof/>
          <w:snapToGrid/>
          <w:sz w:val="22"/>
          <w:lang w:eastAsia="ko-KR"/>
        </w:rPr>
        <w:pict>
          <v:shape id="_x0000_s6459" type="#_x0000_t32" style="position:absolute;left:0;text-align:left;margin-left:102.35pt;margin-top:.75pt;width:0;height:44.35pt;flip:y;z-index:251667968" o:connectortype="straight" strokecolor="red"/>
        </w:pict>
      </w:r>
    </w:p>
    <w:p w:rsidR="004D0474" w:rsidRDefault="002666A4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/>
          <w:noProof/>
          <w:snapToGrid/>
          <w:sz w:val="22"/>
          <w:lang w:eastAsia="ko-KR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6489" type="#_x0000_t87" style="position:absolute;left:0;text-align:left;margin-left:27pt;margin-top:73.85pt;width:7.15pt;height:20.2pt;z-index:251684352"/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68" type="#_x0000_t32" style="position:absolute;left:0;text-align:left;margin-left:207.25pt;margin-top:63.8pt;width:.8pt;height:10.05pt;z-index:251675136" o:connectortype="straight">
            <v:stroke startarrow="block" endarrow="block"/>
          </v:shape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67" type="#_x0000_t32" style="position:absolute;left:0;text-align:left;margin-left:151.7pt;margin-top:73pt;width:103.8pt;height:0;z-index:251674112" o:connectortype="straight" strokecolor="red"/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66" type="#_x0000_t32" style="position:absolute;left:0;text-align:left;margin-left:151.3pt;margin-top:64.65pt;width:103.8pt;height:0;z-index:251673088" o:connectortype="straight" strokecolor="red"/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84" type="#_x0000_t32" style="position:absolute;left:0;text-align:left;margin-left:416.6pt;margin-top:48.7pt;width:.05pt;height:24.3pt;z-index:251681280" o:connectortype="straight">
            <v:stroke startarrow="block" endarrow="block"/>
          </v:shape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71" type="#_x0000_t32" style="position:absolute;left:0;text-align:left;margin-left:368.55pt;margin-top:48.6pt;width:103.8pt;height:0;z-index:251678208" o:connectortype="straight" strokecolor="red"/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94" type="#_x0000_t32" style="position:absolute;left:0;text-align:left;margin-left:400.45pt;margin-top:48.7pt;width:54.45pt;height:0;z-index:251689472" o:connectortype="straight"/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93" type="#_x0000_t32" style="position:absolute;left:0;text-align:left;margin-left:228.25pt;margin-top:50.4pt;width:54.45pt;height:0;z-index:251688448" o:connectortype="straight"/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92" type="#_x0000_t32" style="position:absolute;left:0;text-align:left;margin-left:66.35pt;margin-top:50.4pt;width:54.45pt;height:0;z-index:251687424" o:connectortype="straight"/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96" type="#_x0000_t202" style="position:absolute;left:0;text-align:left;margin-left:-13.25pt;margin-top:50.4pt;width:39.4pt;height:21.5pt;z-index:251691520" filled="f">
            <v:textbox>
              <w:txbxContent>
                <w:p w:rsidR="008A59A5" w:rsidRPr="00136108" w:rsidRDefault="008A59A5" w:rsidP="00136108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ascii="바탕" w:eastAsia="바탕" w:hAnsi="바탕" w:cs="바탕" w:hint="eastAsia"/>
                      <w:sz w:val="16"/>
                      <w:szCs w:val="16"/>
                      <w:lang w:eastAsia="ko-KR"/>
                    </w:rPr>
                    <w:t>세라믹</w:t>
                  </w:r>
                </w:p>
              </w:txbxContent>
            </v:textbox>
          </v:shape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95" type="#_x0000_t87" style="position:absolute;left:0;text-align:left;margin-left:27pt;margin-top:50.4pt;width:7.15pt;height:22.15pt;z-index:251690496"/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91" type="#_x0000_t202" style="position:absolute;left:0;text-align:left;margin-left:-4.85pt;margin-top:72.55pt;width:31.85pt;height:21.5pt;z-index:251686400" filled="f">
            <v:textbox>
              <w:txbxContent>
                <w:p w:rsidR="008A59A5" w:rsidRPr="00136108" w:rsidRDefault="008A59A5">
                  <w:pPr>
                    <w:rPr>
                      <w:sz w:val="16"/>
                      <w:szCs w:val="16"/>
                    </w:rPr>
                  </w:pPr>
                  <w:r w:rsidRPr="00136108">
                    <w:rPr>
                      <w:rFonts w:ascii="바탕" w:eastAsia="바탕" w:hAnsi="바탕" w:cs="바탕" w:hint="eastAsia"/>
                      <w:sz w:val="16"/>
                      <w:szCs w:val="16"/>
                      <w:lang w:eastAsia="ko-KR"/>
                    </w:rPr>
                    <w:t>흑연</w:t>
                  </w:r>
                </w:p>
              </w:txbxContent>
            </v:textbox>
          </v:shape>
        </w:pict>
      </w:r>
      <w:r>
        <w:rPr>
          <w:rFonts w:eastAsia="맑은 고딕"/>
          <w:noProof/>
          <w:snapToGrid/>
          <w:sz w:val="22"/>
          <w:lang w:eastAsia="ko-KR"/>
        </w:rPr>
        <w:pict>
          <v:rect id="_x0000_s6490" style="position:absolute;left:0;text-align:left;margin-left:40.4pt;margin-top:73.85pt;width:445.4pt;height:14.35pt;z-index:251685376" fillcolor="black"/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70" type="#_x0000_t32" style="position:absolute;left:0;text-align:left;margin-left:369.4pt;margin-top:72.55pt;width:103.8pt;height:0;z-index:251677184" o:connectortype="straight" strokecolor="red"/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86" type="#_x0000_t32" style="position:absolute;left:0;text-align:left;margin-left:102.35pt;margin-top:5.65pt;width:18.45pt;height:46.45pt;flip:x;z-index:251682304" o:connectortype="straight">
            <v:stroke endarrow="block"/>
          </v:shape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457" type="#_x0000_t32" style="position:absolute;left:0;text-align:left;margin-left:45.45pt;margin-top:5.65pt;width:56.9pt;height:0;z-index:251665920" o:connectortype="straight">
            <v:stroke startarrow="block" endarrow="block"/>
          </v:shape>
        </w:pict>
      </w:r>
      <w:r w:rsidR="00136108">
        <w:rPr>
          <w:rFonts w:eastAsia="맑은 고딕" w:hint="eastAsia"/>
          <w:noProof/>
          <w:snapToGrid/>
          <w:sz w:val="22"/>
          <w:lang w:eastAsia="ko-KR"/>
        </w:rPr>
        <w:t xml:space="preserve">    </w:t>
      </w:r>
      <w:r w:rsidR="00777786" w:rsidRPr="00777786">
        <w:rPr>
          <w:rFonts w:eastAsia="맑은 고딕"/>
          <w:noProof/>
          <w:snapToGrid/>
          <w:sz w:val="22"/>
          <w:lang w:eastAsia="ko-KR"/>
        </w:rPr>
        <w:pict>
          <v:shape id="_x0000_i1066" type="#_x0000_t75" style="width:439.5pt;height:92.65pt;visibility:visible">
            <v:imagedata r:id="rId57" o:title=""/>
          </v:shape>
        </w:pict>
      </w:r>
    </w:p>
    <w:p w:rsidR="004B6AB9" w:rsidRDefault="004B6AB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4B6AB9" w:rsidRDefault="00314D2C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코팅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높이는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세라믹의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높이를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설정합니다</w:t>
      </w:r>
      <w:r>
        <w:rPr>
          <w:rFonts w:eastAsia="맑은 고딕" w:hint="eastAsia"/>
          <w:sz w:val="22"/>
          <w:lang w:eastAsia="ko-KR"/>
        </w:rPr>
        <w:t>.</w:t>
      </w:r>
    </w:p>
    <w:p w:rsidR="00314D2C" w:rsidRDefault="00314D2C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D25B92" w:rsidRDefault="00325D35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탭폭</w:t>
      </w:r>
    </w:p>
    <w:p w:rsidR="00325D35" w:rsidRDefault="00325D35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 w:rsidR="00F647D9">
        <w:rPr>
          <w:rFonts w:eastAsia="맑은 고딕" w:hint="eastAsia"/>
          <w:sz w:val="22"/>
          <w:lang w:eastAsia="ko-KR"/>
        </w:rPr>
        <w:t>탭의</w:t>
      </w:r>
      <w:r w:rsidR="00F647D9">
        <w:rPr>
          <w:rFonts w:eastAsia="맑은 고딕" w:hint="eastAsia"/>
          <w:sz w:val="22"/>
          <w:lang w:eastAsia="ko-KR"/>
        </w:rPr>
        <w:t xml:space="preserve"> </w:t>
      </w:r>
      <w:r w:rsidR="00F647D9">
        <w:rPr>
          <w:rFonts w:eastAsia="맑은 고딕" w:hint="eastAsia"/>
          <w:sz w:val="22"/>
          <w:lang w:eastAsia="ko-KR"/>
        </w:rPr>
        <w:t>폭을</w:t>
      </w:r>
      <w:r w:rsidR="00F647D9">
        <w:rPr>
          <w:rFonts w:eastAsia="맑은 고딕" w:hint="eastAsia"/>
          <w:sz w:val="22"/>
          <w:lang w:eastAsia="ko-KR"/>
        </w:rPr>
        <w:t xml:space="preserve"> </w:t>
      </w:r>
      <w:r w:rsidR="00F647D9">
        <w:rPr>
          <w:rFonts w:eastAsia="맑은 고딕" w:hint="eastAsia"/>
          <w:sz w:val="22"/>
          <w:lang w:eastAsia="ko-KR"/>
        </w:rPr>
        <w:t>설정합니다</w:t>
      </w:r>
      <w:r w:rsidR="00F647D9">
        <w:rPr>
          <w:rFonts w:eastAsia="맑은 고딕" w:hint="eastAsia"/>
          <w:sz w:val="22"/>
          <w:lang w:eastAsia="ko-KR"/>
        </w:rPr>
        <w:t>.</w:t>
      </w:r>
    </w:p>
    <w:p w:rsidR="00F647D9" w:rsidRDefault="00F647D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탭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피치</w:t>
      </w:r>
    </w:p>
    <w:p w:rsidR="00F647D9" w:rsidRDefault="00F647D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>
        <w:rPr>
          <w:rFonts w:eastAsia="맑은 고딕" w:hint="eastAsia"/>
          <w:sz w:val="22"/>
          <w:lang w:eastAsia="ko-KR"/>
        </w:rPr>
        <w:t>탭의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시작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위치부터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다음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탭의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시작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위치까지로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탭의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간격을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입력합니다</w:t>
      </w:r>
      <w:r>
        <w:rPr>
          <w:rFonts w:eastAsia="맑은 고딕" w:hint="eastAsia"/>
          <w:sz w:val="22"/>
          <w:lang w:eastAsia="ko-KR"/>
        </w:rPr>
        <w:t>.</w:t>
      </w:r>
    </w:p>
    <w:p w:rsidR="00F647D9" w:rsidRDefault="00F647D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라운드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반지름</w:t>
      </w:r>
    </w:p>
    <w:p w:rsidR="00F647D9" w:rsidRDefault="00F647D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:</w:t>
      </w:r>
      <w:r>
        <w:rPr>
          <w:rFonts w:eastAsia="맑은 고딕" w:hint="eastAsia"/>
          <w:sz w:val="22"/>
          <w:lang w:eastAsia="ko-KR"/>
        </w:rPr>
        <w:t>탭과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탭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어깨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구간에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라운드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부분의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반지름을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입력합니다</w:t>
      </w:r>
      <w:r>
        <w:rPr>
          <w:rFonts w:eastAsia="맑은 고딕" w:hint="eastAsia"/>
          <w:sz w:val="22"/>
          <w:lang w:eastAsia="ko-KR"/>
        </w:rPr>
        <w:t>.</w:t>
      </w:r>
    </w:p>
    <w:p w:rsidR="00F647D9" w:rsidRDefault="00F647D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lastRenderedPageBreak/>
        <w:t>양극</w:t>
      </w:r>
    </w:p>
    <w:p w:rsidR="00F647D9" w:rsidRDefault="00F647D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탑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코팅높이</w:t>
      </w:r>
    </w:p>
    <w:p w:rsidR="00F647D9" w:rsidRDefault="00F647D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>
        <w:rPr>
          <w:rFonts w:eastAsia="맑은 고딕" w:hint="eastAsia"/>
          <w:sz w:val="22"/>
          <w:lang w:eastAsia="ko-KR"/>
        </w:rPr>
        <w:t>탭이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보이는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탑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부분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이미지에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탭이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존재하지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않는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부분</w:t>
      </w:r>
      <w:r>
        <w:rPr>
          <w:rFonts w:eastAsia="맑은 고딕" w:hint="eastAsia"/>
          <w:sz w:val="22"/>
          <w:lang w:eastAsia="ko-KR"/>
        </w:rPr>
        <w:t>(</w:t>
      </w:r>
      <w:r>
        <w:rPr>
          <w:rFonts w:eastAsia="맑은 고딕" w:hint="eastAsia"/>
          <w:sz w:val="22"/>
          <w:lang w:eastAsia="ko-KR"/>
        </w:rPr>
        <w:t>어깨선</w:t>
      </w:r>
      <w:r>
        <w:rPr>
          <w:rFonts w:eastAsia="맑은 고딕" w:hint="eastAsia"/>
          <w:sz w:val="22"/>
          <w:lang w:eastAsia="ko-KR"/>
        </w:rPr>
        <w:t>)</w:t>
      </w:r>
      <w:r>
        <w:rPr>
          <w:rFonts w:eastAsia="맑은 고딕" w:hint="eastAsia"/>
          <w:sz w:val="22"/>
          <w:lang w:eastAsia="ko-KR"/>
        </w:rPr>
        <w:t>에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세라믹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보이는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부분을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설정합니다</w:t>
      </w:r>
      <w:r>
        <w:rPr>
          <w:rFonts w:eastAsia="맑은 고딕" w:hint="eastAsia"/>
          <w:sz w:val="22"/>
          <w:lang w:eastAsia="ko-KR"/>
        </w:rPr>
        <w:t>.</w:t>
      </w:r>
    </w:p>
    <w:p w:rsidR="00F647D9" w:rsidRDefault="00F647D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버틈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코팅높이</w:t>
      </w:r>
    </w:p>
    <w:p w:rsidR="00F647D9" w:rsidRDefault="00F647D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>
        <w:rPr>
          <w:rFonts w:eastAsia="맑은 고딕" w:hint="eastAsia"/>
          <w:sz w:val="22"/>
          <w:lang w:eastAsia="ko-KR"/>
        </w:rPr>
        <w:t>탭이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존재하지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않는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버틈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부의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이미지에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세라믹이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보이는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부분의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높이를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설정합니다</w:t>
      </w:r>
      <w:r>
        <w:rPr>
          <w:rFonts w:eastAsia="맑은 고딕" w:hint="eastAsia"/>
          <w:sz w:val="22"/>
          <w:lang w:eastAsia="ko-KR"/>
        </w:rPr>
        <w:t>.</w:t>
      </w:r>
    </w:p>
    <w:p w:rsidR="00F647D9" w:rsidRDefault="00F647D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탭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코팅높이</w:t>
      </w:r>
    </w:p>
    <w:p w:rsidR="00F647D9" w:rsidRDefault="00F647D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 w:rsidR="00BB6E29">
        <w:rPr>
          <w:rFonts w:eastAsia="맑은 고딕" w:hint="eastAsia"/>
          <w:sz w:val="22"/>
          <w:lang w:eastAsia="ko-KR"/>
        </w:rPr>
        <w:t>탭의</w:t>
      </w:r>
      <w:r w:rsidR="00BB6E29">
        <w:rPr>
          <w:rFonts w:eastAsia="맑은 고딕" w:hint="eastAsia"/>
          <w:sz w:val="22"/>
          <w:lang w:eastAsia="ko-KR"/>
        </w:rPr>
        <w:t xml:space="preserve"> </w:t>
      </w:r>
      <w:r w:rsidR="00BB6E29">
        <w:rPr>
          <w:rFonts w:eastAsia="맑은 고딕" w:hint="eastAsia"/>
          <w:sz w:val="22"/>
          <w:lang w:eastAsia="ko-KR"/>
        </w:rPr>
        <w:t>코팅높이는</w:t>
      </w:r>
      <w:r w:rsidR="00BB6E29">
        <w:rPr>
          <w:rFonts w:eastAsia="맑은 고딕" w:hint="eastAsia"/>
          <w:sz w:val="22"/>
          <w:lang w:eastAsia="ko-KR"/>
        </w:rPr>
        <w:t xml:space="preserve"> </w:t>
      </w:r>
      <w:r w:rsidR="00BB6E29">
        <w:rPr>
          <w:rFonts w:eastAsia="맑은 고딕" w:hint="eastAsia"/>
          <w:sz w:val="22"/>
          <w:lang w:eastAsia="ko-KR"/>
        </w:rPr>
        <w:t>탑의</w:t>
      </w:r>
      <w:r w:rsidR="00BB6E29">
        <w:rPr>
          <w:rFonts w:eastAsia="맑은 고딕" w:hint="eastAsia"/>
          <w:sz w:val="22"/>
          <w:lang w:eastAsia="ko-KR"/>
        </w:rPr>
        <w:t xml:space="preserve"> </w:t>
      </w:r>
      <w:r w:rsidR="00BB6E29">
        <w:rPr>
          <w:rFonts w:eastAsia="맑은 고딕" w:hint="eastAsia"/>
          <w:sz w:val="22"/>
          <w:lang w:eastAsia="ko-KR"/>
        </w:rPr>
        <w:t>코팅높이보다</w:t>
      </w:r>
      <w:r w:rsidR="00BB6E29">
        <w:rPr>
          <w:rFonts w:eastAsia="맑은 고딕" w:hint="eastAsia"/>
          <w:sz w:val="22"/>
          <w:lang w:eastAsia="ko-KR"/>
        </w:rPr>
        <w:t xml:space="preserve"> </w:t>
      </w:r>
      <w:r w:rsidR="00BB6E29">
        <w:rPr>
          <w:rFonts w:eastAsia="맑은 고딕" w:hint="eastAsia"/>
          <w:sz w:val="22"/>
          <w:lang w:eastAsia="ko-KR"/>
        </w:rPr>
        <w:t>높습니다</w:t>
      </w:r>
      <w:r w:rsidR="00BB6E29">
        <w:rPr>
          <w:rFonts w:eastAsia="맑은 고딕" w:hint="eastAsia"/>
          <w:sz w:val="22"/>
          <w:lang w:eastAsia="ko-KR"/>
        </w:rPr>
        <w:t>.</w:t>
      </w:r>
    </w:p>
    <w:p w:rsidR="00BB6E29" w:rsidRDefault="00BB6E2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세라믹의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시작위치는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탑의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코팅높이와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동일하나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어깨선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부분은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세라믹의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일부가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레이저에서</w:t>
      </w:r>
      <w:r>
        <w:rPr>
          <w:rFonts w:eastAsia="맑은 고딕" w:hint="eastAsia"/>
          <w:sz w:val="22"/>
          <w:lang w:eastAsia="ko-KR"/>
        </w:rPr>
        <w:t xml:space="preserve"> </w:t>
      </w:r>
    </w:p>
    <w:p w:rsidR="00BB6E29" w:rsidRDefault="00BB6E2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잘려나가고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탭의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세라믹은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잘려나가지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않기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때문에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차이가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발생합니다</w:t>
      </w:r>
      <w:r>
        <w:rPr>
          <w:rFonts w:eastAsia="맑은 고딕" w:hint="eastAsia"/>
          <w:sz w:val="22"/>
          <w:lang w:eastAsia="ko-KR"/>
        </w:rPr>
        <w:t>.</w:t>
      </w:r>
    </w:p>
    <w:p w:rsidR="00BB6E29" w:rsidRDefault="00BB6E2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F647D9" w:rsidRDefault="00F647D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음극</w:t>
      </w:r>
    </w:p>
    <w:p w:rsidR="008A423D" w:rsidRDefault="008A423D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탭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코팅높이</w:t>
      </w:r>
    </w:p>
    <w:p w:rsidR="008A423D" w:rsidRDefault="008A423D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 w:rsidR="00266654">
        <w:rPr>
          <w:rFonts w:eastAsia="맑은 고딕" w:hint="eastAsia"/>
          <w:sz w:val="22"/>
          <w:lang w:eastAsia="ko-KR"/>
        </w:rPr>
        <w:t>탭의</w:t>
      </w:r>
      <w:r w:rsidR="00266654">
        <w:rPr>
          <w:rFonts w:eastAsia="맑은 고딕" w:hint="eastAsia"/>
          <w:sz w:val="22"/>
          <w:lang w:eastAsia="ko-KR"/>
        </w:rPr>
        <w:t xml:space="preserve"> </w:t>
      </w:r>
      <w:r w:rsidR="00266654">
        <w:rPr>
          <w:rFonts w:eastAsia="맑은 고딕" w:hint="eastAsia"/>
          <w:sz w:val="22"/>
          <w:lang w:eastAsia="ko-KR"/>
        </w:rPr>
        <w:t>높이</w:t>
      </w:r>
    </w:p>
    <w:p w:rsidR="00D25B92" w:rsidRDefault="00D25B92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DA6B1B" w:rsidRDefault="00777786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 w:rsidRPr="00777786">
        <w:rPr>
          <w:rFonts w:eastAsia="맑은 고딕"/>
          <w:noProof/>
          <w:snapToGrid/>
          <w:sz w:val="22"/>
          <w:lang w:eastAsia="ko-KR"/>
        </w:rPr>
        <w:pict>
          <v:shape id="그림 80" o:spid="_x0000_i1067" type="#_x0000_t75" style="width:236.05pt;height:108.95pt;visibility:visible">
            <v:imagedata r:id="rId58" o:title=""/>
          </v:shape>
        </w:pict>
      </w:r>
    </w:p>
    <w:p w:rsidR="00314D2C" w:rsidRDefault="00314D2C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43ACE" w:rsidRDefault="00C43ACE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정반사는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제품과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수직으로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위치한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조명이며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난반사는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제품의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측면을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비추는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조명입니다</w:t>
      </w:r>
      <w:r>
        <w:rPr>
          <w:rFonts w:eastAsia="맑은 고딕" w:hint="eastAsia"/>
          <w:sz w:val="22"/>
          <w:lang w:eastAsia="ko-KR"/>
        </w:rPr>
        <w:t>.</w:t>
      </w:r>
    </w:p>
    <w:p w:rsidR="00C43ACE" w:rsidRDefault="00C43ACE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lastRenderedPageBreak/>
        <w:t xml:space="preserve"> </w:t>
      </w:r>
      <w:r w:rsidR="00777786" w:rsidRPr="00777786">
        <w:rPr>
          <w:rFonts w:eastAsia="맑은 고딕"/>
          <w:noProof/>
          <w:snapToGrid/>
          <w:sz w:val="22"/>
          <w:lang w:eastAsia="ko-KR"/>
        </w:rPr>
        <w:pict>
          <v:shape id="그림 67" o:spid="_x0000_i1068" type="#_x0000_t75" style="width:223.5pt;height:356.85pt;visibility:visible">
            <v:imagedata r:id="rId59" o:title=""/>
          </v:shape>
        </w:pict>
      </w:r>
    </w:p>
    <w:p w:rsidR="00C43ACE" w:rsidRDefault="002666A4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/>
          <w:noProof/>
          <w:snapToGrid/>
          <w:sz w:val="22"/>
          <w:lang w:eastAsia="ko-KR"/>
        </w:rPr>
        <w:pict>
          <v:shape id="_x0000_s6476" type="#_x0000_t48" style="position:absolute;left:0;text-align:left;margin-left:115.9pt;margin-top:12.5pt;width:84.4pt;height:24.9pt;z-index:251680256" adj="-10749,66665,-6104,7807,-1536,7807,-10749,66665" filled="f">
            <v:textbox>
              <w:txbxContent>
                <w:p w:rsidR="008A59A5" w:rsidRDefault="008A59A5">
                  <w:r>
                    <w:rPr>
                      <w:rFonts w:ascii="바탕" w:eastAsia="바탕" w:hAnsi="바탕" w:cs="바탕" w:hint="eastAsia"/>
                      <w:lang w:eastAsia="ko-KR"/>
                    </w:rPr>
                    <w:t>검출된 Edge</w:t>
                  </w:r>
                </w:p>
              </w:txbxContent>
            </v:textbox>
            <o:callout v:ext="edit" minusy="t"/>
          </v:shape>
        </w:pict>
      </w:r>
    </w:p>
    <w:p w:rsidR="003C7D01" w:rsidRDefault="003C7D0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3C7D01" w:rsidRDefault="003C7D0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3C7D01" w:rsidRDefault="003C7D0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3C7D01" w:rsidRDefault="003C7D0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3C7D01" w:rsidRDefault="002666A4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/>
          <w:noProof/>
          <w:snapToGrid/>
          <w:sz w:val="22"/>
          <w:lang w:eastAsia="ko-KR"/>
        </w:rPr>
        <w:pict>
          <v:shape id="_x0000_s6508" type="#_x0000_t202" style="position:absolute;left:0;text-align:left;margin-left:-6.45pt;margin-top:2.45pt;width:54.8pt;height:19.25pt;z-index:251695616" filled="f">
            <v:textbox>
              <w:txbxContent>
                <w:p w:rsidR="008A59A5" w:rsidRDefault="008A59A5" w:rsidP="005C3980">
                  <w:pPr>
                    <w:rPr>
                      <w:lang w:eastAsia="ko-KR"/>
                    </w:rPr>
                  </w:pPr>
                  <w:r>
                    <w:rPr>
                      <w:rFonts w:ascii="바탕" w:eastAsia="바탕" w:hAnsi="바탕" w:cs="바탕" w:hint="eastAsia"/>
                      <w:lang w:eastAsia="ko-KR"/>
                    </w:rPr>
                    <w:t>Foil Out</w:t>
                  </w:r>
                </w:p>
              </w:txbxContent>
            </v:textbox>
          </v:shape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507" type="#_x0000_t87" style="position:absolute;left:0;text-align:left;margin-left:48.35pt;margin-top:2.45pt;width:7.15pt;height:25.15pt;z-index:251694592"/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506" type="#_x0000_t202" style="position:absolute;left:0;text-align:left;margin-left:.25pt;margin-top:27.6pt;width:48.1pt;height:19.25pt;z-index:251693568" filled="f">
            <v:textbox>
              <w:txbxContent>
                <w:p w:rsidR="008A59A5" w:rsidRDefault="008A59A5">
                  <w:pPr>
                    <w:rPr>
                      <w:lang w:eastAsia="ko-KR"/>
                    </w:rPr>
                  </w:pPr>
                  <w:r>
                    <w:rPr>
                      <w:rFonts w:ascii="바탕" w:eastAsia="바탕" w:hAnsi="바탕" w:cs="바탕" w:hint="eastAsia"/>
                      <w:lang w:eastAsia="ko-KR"/>
                    </w:rPr>
                    <w:t>Foil In</w:t>
                  </w:r>
                </w:p>
              </w:txbxContent>
            </v:textbox>
          </v:shape>
        </w:pict>
      </w:r>
      <w:r>
        <w:rPr>
          <w:rFonts w:eastAsia="맑은 고딕"/>
          <w:noProof/>
          <w:snapToGrid/>
          <w:sz w:val="22"/>
          <w:lang w:eastAsia="ko-KR"/>
        </w:rPr>
        <w:pict>
          <v:shape id="_x0000_s6504" type="#_x0000_t87" style="position:absolute;left:0;text-align:left;margin-left:48.35pt;margin-top:27.6pt;width:7.15pt;height:19.25pt;z-index:251692544"/>
        </w:pict>
      </w:r>
      <w:r w:rsidR="005C3980">
        <w:rPr>
          <w:rFonts w:eastAsia="맑은 고딕" w:hint="eastAsia"/>
          <w:sz w:val="22"/>
          <w:lang w:eastAsia="ko-KR"/>
        </w:rPr>
        <w:t xml:space="preserve">        </w:t>
      </w:r>
      <w:r w:rsidR="00777786" w:rsidRPr="00777786">
        <w:rPr>
          <w:rFonts w:eastAsia="맑은 고딕"/>
          <w:noProof/>
          <w:snapToGrid/>
          <w:sz w:val="22"/>
          <w:lang w:eastAsia="ko-KR"/>
        </w:rPr>
        <w:pict>
          <v:shape id="그림 24" o:spid="_x0000_i1069" type="#_x0000_t75" style="width:406.35pt;height:48.85pt;visibility:visible">
            <v:imagedata r:id="rId60" o:title=""/>
          </v:shape>
        </w:pict>
      </w:r>
    </w:p>
    <w:p w:rsidR="003C7D01" w:rsidRDefault="003C7D0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0550EF" w:rsidRDefault="000550EF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검사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범위는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검출된</w:t>
      </w:r>
      <w:r>
        <w:rPr>
          <w:rFonts w:eastAsia="맑은 고딕" w:hint="eastAsia"/>
          <w:sz w:val="22"/>
          <w:lang w:eastAsia="ko-KR"/>
        </w:rPr>
        <w:t xml:space="preserve"> Edge </w:t>
      </w:r>
      <w:r>
        <w:rPr>
          <w:rFonts w:eastAsia="맑은 고딕" w:hint="eastAsia"/>
          <w:sz w:val="22"/>
          <w:lang w:eastAsia="ko-KR"/>
        </w:rPr>
        <w:t>기준으로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안쪽과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바깥쪽으로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검사할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범위를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설정합니다</w:t>
      </w:r>
      <w:r>
        <w:rPr>
          <w:rFonts w:eastAsia="맑은 고딕" w:hint="eastAsia"/>
          <w:sz w:val="22"/>
          <w:lang w:eastAsia="ko-KR"/>
        </w:rPr>
        <w:t>.</w:t>
      </w:r>
    </w:p>
    <w:p w:rsidR="000550EF" w:rsidRDefault="000550EF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5C3980" w:rsidRDefault="005C3980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스레스홀드</w:t>
      </w:r>
      <w:r>
        <w:rPr>
          <w:rFonts w:eastAsia="맑은 고딕" w:hint="eastAsia"/>
          <w:sz w:val="22"/>
          <w:lang w:eastAsia="ko-KR"/>
        </w:rPr>
        <w:t>(</w:t>
      </w:r>
      <w:r>
        <w:rPr>
          <w:rFonts w:eastAsia="맑은 고딕" w:hint="eastAsia"/>
          <w:sz w:val="22"/>
          <w:lang w:eastAsia="ko-KR"/>
        </w:rPr>
        <w:t>원화상</w:t>
      </w:r>
      <w:r>
        <w:rPr>
          <w:rFonts w:eastAsia="맑은 고딕" w:hint="eastAsia"/>
          <w:sz w:val="22"/>
          <w:lang w:eastAsia="ko-KR"/>
        </w:rPr>
        <w:t xml:space="preserve">) </w:t>
      </w:r>
    </w:p>
    <w:p w:rsidR="005C3980" w:rsidRDefault="005C3980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>
        <w:rPr>
          <w:rFonts w:eastAsia="맑은 고딕" w:hint="eastAsia"/>
          <w:sz w:val="22"/>
          <w:lang w:eastAsia="ko-KR"/>
        </w:rPr>
        <w:t>스레스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홀드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상한값을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설정합니다</w:t>
      </w:r>
      <w:r>
        <w:rPr>
          <w:rFonts w:eastAsia="맑은 고딕" w:hint="eastAsia"/>
          <w:sz w:val="22"/>
          <w:lang w:eastAsia="ko-KR"/>
        </w:rPr>
        <w:t>.</w:t>
      </w:r>
    </w:p>
    <w:p w:rsidR="005C3980" w:rsidRDefault="005C3980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스레스홀드</w:t>
      </w:r>
      <w:r>
        <w:rPr>
          <w:rFonts w:eastAsia="맑은 고딕" w:hint="eastAsia"/>
          <w:sz w:val="22"/>
          <w:lang w:eastAsia="ko-KR"/>
        </w:rPr>
        <w:t>(</w:t>
      </w:r>
      <w:r>
        <w:rPr>
          <w:rFonts w:eastAsia="맑은 고딕" w:hint="eastAsia"/>
          <w:sz w:val="22"/>
          <w:lang w:eastAsia="ko-KR"/>
        </w:rPr>
        <w:t>하한</w:t>
      </w:r>
      <w:r>
        <w:rPr>
          <w:rFonts w:eastAsia="맑은 고딕" w:hint="eastAsia"/>
          <w:sz w:val="22"/>
          <w:lang w:eastAsia="ko-KR"/>
        </w:rPr>
        <w:t>)</w:t>
      </w:r>
    </w:p>
    <w:p w:rsidR="005C3980" w:rsidRDefault="005C3980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>
        <w:rPr>
          <w:rFonts w:eastAsia="맑은 고딕" w:hint="eastAsia"/>
          <w:sz w:val="22"/>
          <w:lang w:eastAsia="ko-KR"/>
        </w:rPr>
        <w:t>스레스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홀드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하한값을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설정합니다</w:t>
      </w:r>
      <w:r>
        <w:rPr>
          <w:rFonts w:eastAsia="맑은 고딕" w:hint="eastAsia"/>
          <w:sz w:val="22"/>
          <w:lang w:eastAsia="ko-KR"/>
        </w:rPr>
        <w:t>.</w:t>
      </w:r>
    </w:p>
    <w:p w:rsidR="005C3980" w:rsidRDefault="00BF1B3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최소검출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사이즈</w:t>
      </w:r>
    </w:p>
    <w:p w:rsidR="00BF1B39" w:rsidRDefault="00BF1B39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>
        <w:rPr>
          <w:rFonts w:eastAsia="맑은 고딕" w:hint="eastAsia"/>
          <w:sz w:val="22"/>
          <w:lang w:eastAsia="ko-KR"/>
        </w:rPr>
        <w:t>결함으로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처리를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할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최소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사이즈를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설정합니다</w:t>
      </w:r>
      <w:r>
        <w:rPr>
          <w:rFonts w:eastAsia="맑은 고딕" w:hint="eastAsia"/>
          <w:sz w:val="22"/>
          <w:lang w:eastAsia="ko-KR"/>
        </w:rPr>
        <w:t xml:space="preserve">. </w:t>
      </w:r>
      <w:r>
        <w:rPr>
          <w:rFonts w:eastAsia="맑은 고딕" w:hint="eastAsia"/>
          <w:sz w:val="22"/>
          <w:lang w:eastAsia="ko-KR"/>
        </w:rPr>
        <w:t>해당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사이즈보다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큰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결함들만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검출이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됩니다</w:t>
      </w:r>
      <w:r>
        <w:rPr>
          <w:rFonts w:eastAsia="맑은 고딕" w:hint="eastAsia"/>
          <w:sz w:val="22"/>
          <w:lang w:eastAsia="ko-KR"/>
        </w:rPr>
        <w:t>.</w:t>
      </w:r>
    </w:p>
    <w:p w:rsidR="001146AA" w:rsidRDefault="001146AA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검사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범위</w:t>
      </w:r>
      <w:r>
        <w:rPr>
          <w:rFonts w:eastAsia="맑은 고딕" w:hint="eastAsia"/>
          <w:sz w:val="22"/>
          <w:lang w:eastAsia="ko-KR"/>
        </w:rPr>
        <w:t>[mm]</w:t>
      </w:r>
    </w:p>
    <w:p w:rsidR="001146AA" w:rsidRDefault="001146AA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>
        <w:rPr>
          <w:rFonts w:eastAsia="맑은 고딕" w:hint="eastAsia"/>
          <w:sz w:val="22"/>
          <w:lang w:eastAsia="ko-KR"/>
        </w:rPr>
        <w:t>엣지에서부터</w:t>
      </w:r>
      <w:r>
        <w:rPr>
          <w:rFonts w:eastAsia="맑은 고딕" w:hint="eastAsia"/>
          <w:sz w:val="22"/>
          <w:lang w:eastAsia="ko-KR"/>
        </w:rPr>
        <w:t xml:space="preserve"> In, Out</w:t>
      </w:r>
      <w:r>
        <w:rPr>
          <w:rFonts w:eastAsia="맑은 고딕" w:hint="eastAsia"/>
          <w:sz w:val="22"/>
          <w:lang w:eastAsia="ko-KR"/>
        </w:rPr>
        <w:t>으로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얼마만큼을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검사할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영역으로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할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것인지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설정합니다</w:t>
      </w:r>
      <w:r>
        <w:rPr>
          <w:rFonts w:eastAsia="맑은 고딕" w:hint="eastAsia"/>
          <w:sz w:val="22"/>
          <w:lang w:eastAsia="ko-KR"/>
        </w:rPr>
        <w:t>.</w:t>
      </w:r>
    </w:p>
    <w:p w:rsidR="001146AA" w:rsidRDefault="001146AA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1146AA" w:rsidRDefault="001146AA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1146AA" w:rsidRDefault="001146AA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스페터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검출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</w:t>
      </w:r>
    </w:p>
    <w:p w:rsidR="001146AA" w:rsidRDefault="0000422E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스페터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검사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미사용</w:t>
      </w:r>
    </w:p>
    <w:p w:rsidR="0000422E" w:rsidRDefault="0000422E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:</w:t>
      </w:r>
      <w:r w:rsidR="0047386A">
        <w:rPr>
          <w:rFonts w:eastAsia="맑은 고딕" w:hint="eastAsia"/>
          <w:sz w:val="22"/>
          <w:lang w:eastAsia="ko-KR"/>
        </w:rPr>
        <w:t xml:space="preserve"> </w:t>
      </w:r>
      <w:r w:rsidR="0047386A">
        <w:rPr>
          <w:rFonts w:eastAsia="맑은 고딕" w:hint="eastAsia"/>
          <w:sz w:val="22"/>
          <w:lang w:eastAsia="ko-KR"/>
        </w:rPr>
        <w:t>해당</w:t>
      </w:r>
      <w:r w:rsidR="0047386A">
        <w:rPr>
          <w:rFonts w:eastAsia="맑은 고딕" w:hint="eastAsia"/>
          <w:sz w:val="22"/>
          <w:lang w:eastAsia="ko-KR"/>
        </w:rPr>
        <w:t xml:space="preserve"> </w:t>
      </w:r>
      <w:r w:rsidR="0047386A">
        <w:rPr>
          <w:rFonts w:eastAsia="맑은 고딕" w:hint="eastAsia"/>
          <w:sz w:val="22"/>
          <w:lang w:eastAsia="ko-KR"/>
        </w:rPr>
        <w:t>항목을</w:t>
      </w:r>
      <w:r w:rsidR="0047386A">
        <w:rPr>
          <w:rFonts w:eastAsia="맑은 고딕" w:hint="eastAsia"/>
          <w:sz w:val="22"/>
          <w:lang w:eastAsia="ko-KR"/>
        </w:rPr>
        <w:t xml:space="preserve"> </w:t>
      </w:r>
      <w:r w:rsidR="0047386A">
        <w:rPr>
          <w:rFonts w:eastAsia="맑은 고딕" w:hint="eastAsia"/>
          <w:sz w:val="22"/>
          <w:lang w:eastAsia="ko-KR"/>
        </w:rPr>
        <w:t>체크하면</w:t>
      </w:r>
      <w:r w:rsidR="0047386A">
        <w:rPr>
          <w:rFonts w:eastAsia="맑은 고딕" w:hint="eastAsia"/>
          <w:sz w:val="22"/>
          <w:lang w:eastAsia="ko-KR"/>
        </w:rPr>
        <w:t xml:space="preserve"> </w:t>
      </w:r>
      <w:r w:rsidR="0047386A">
        <w:rPr>
          <w:rFonts w:eastAsia="맑은 고딕" w:hint="eastAsia"/>
          <w:sz w:val="22"/>
          <w:lang w:eastAsia="ko-KR"/>
        </w:rPr>
        <w:t>스페터</w:t>
      </w:r>
      <w:r w:rsidR="0047386A">
        <w:rPr>
          <w:rFonts w:eastAsia="맑은 고딕" w:hint="eastAsia"/>
          <w:sz w:val="22"/>
          <w:lang w:eastAsia="ko-KR"/>
        </w:rPr>
        <w:t>(</w:t>
      </w:r>
      <w:r w:rsidR="0047386A">
        <w:rPr>
          <w:rFonts w:eastAsia="맑은 고딕" w:hint="eastAsia"/>
          <w:sz w:val="22"/>
          <w:lang w:eastAsia="ko-KR"/>
        </w:rPr>
        <w:t>전극부</w:t>
      </w:r>
      <w:r w:rsidR="0047386A">
        <w:rPr>
          <w:rFonts w:eastAsia="맑은 고딕" w:hint="eastAsia"/>
          <w:sz w:val="22"/>
          <w:lang w:eastAsia="ko-KR"/>
        </w:rPr>
        <w:t xml:space="preserve">) </w:t>
      </w:r>
      <w:r w:rsidR="0047386A">
        <w:rPr>
          <w:rFonts w:eastAsia="맑은 고딕" w:hint="eastAsia"/>
          <w:sz w:val="22"/>
          <w:lang w:eastAsia="ko-KR"/>
        </w:rPr>
        <w:t>검사를</w:t>
      </w:r>
      <w:r w:rsidR="0047386A">
        <w:rPr>
          <w:rFonts w:eastAsia="맑은 고딕" w:hint="eastAsia"/>
          <w:sz w:val="22"/>
          <w:lang w:eastAsia="ko-KR"/>
        </w:rPr>
        <w:t xml:space="preserve"> </w:t>
      </w:r>
      <w:r w:rsidR="0047386A">
        <w:rPr>
          <w:rFonts w:eastAsia="맑은 고딕" w:hint="eastAsia"/>
          <w:sz w:val="22"/>
          <w:lang w:eastAsia="ko-KR"/>
        </w:rPr>
        <w:t>하지</w:t>
      </w:r>
      <w:r w:rsidR="0047386A">
        <w:rPr>
          <w:rFonts w:eastAsia="맑은 고딕" w:hint="eastAsia"/>
          <w:sz w:val="22"/>
          <w:lang w:eastAsia="ko-KR"/>
        </w:rPr>
        <w:t xml:space="preserve"> </w:t>
      </w:r>
      <w:r w:rsidR="0047386A">
        <w:rPr>
          <w:rFonts w:eastAsia="맑은 고딕" w:hint="eastAsia"/>
          <w:sz w:val="22"/>
          <w:lang w:eastAsia="ko-KR"/>
        </w:rPr>
        <w:t>않도록</w:t>
      </w:r>
      <w:r w:rsidR="0047386A">
        <w:rPr>
          <w:rFonts w:eastAsia="맑은 고딕" w:hint="eastAsia"/>
          <w:sz w:val="22"/>
          <w:lang w:eastAsia="ko-KR"/>
        </w:rPr>
        <w:t xml:space="preserve"> </w:t>
      </w:r>
      <w:r w:rsidR="0047386A">
        <w:rPr>
          <w:rFonts w:eastAsia="맑은 고딕" w:hint="eastAsia"/>
          <w:sz w:val="22"/>
          <w:lang w:eastAsia="ko-KR"/>
        </w:rPr>
        <w:t>설정합니다</w:t>
      </w:r>
      <w:r w:rsidR="0047386A">
        <w:rPr>
          <w:rFonts w:eastAsia="맑은 고딕" w:hint="eastAsia"/>
          <w:sz w:val="22"/>
          <w:lang w:eastAsia="ko-KR"/>
        </w:rPr>
        <w:t>.</w:t>
      </w:r>
    </w:p>
    <w:p w:rsidR="0047386A" w:rsidRDefault="0047386A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스레스홀드</w:t>
      </w:r>
      <w:r>
        <w:rPr>
          <w:rFonts w:eastAsia="맑은 고딕" w:hint="eastAsia"/>
          <w:sz w:val="22"/>
          <w:lang w:eastAsia="ko-KR"/>
        </w:rPr>
        <w:t>(</w:t>
      </w:r>
      <w:r>
        <w:rPr>
          <w:rFonts w:eastAsia="맑은 고딕" w:hint="eastAsia"/>
          <w:sz w:val="22"/>
          <w:lang w:eastAsia="ko-KR"/>
        </w:rPr>
        <w:t>결함</w:t>
      </w:r>
      <w:r>
        <w:rPr>
          <w:rFonts w:eastAsia="맑은 고딕" w:hint="eastAsia"/>
          <w:sz w:val="22"/>
          <w:lang w:eastAsia="ko-KR"/>
        </w:rPr>
        <w:t>)</w:t>
      </w:r>
    </w:p>
    <w:p w:rsidR="0047386A" w:rsidRDefault="0047386A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>
        <w:rPr>
          <w:rFonts w:eastAsia="맑은 고딕" w:hint="eastAsia"/>
          <w:sz w:val="22"/>
          <w:lang w:eastAsia="ko-KR"/>
        </w:rPr>
        <w:t>스페터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결함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검출과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관련된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스레스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홀드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값을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설정합니다</w:t>
      </w:r>
      <w:r>
        <w:rPr>
          <w:rFonts w:eastAsia="맑은 고딕" w:hint="eastAsia"/>
          <w:sz w:val="22"/>
          <w:lang w:eastAsia="ko-KR"/>
        </w:rPr>
        <w:t>.</w:t>
      </w:r>
    </w:p>
    <w:p w:rsidR="00E93401" w:rsidRDefault="00E9340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최소검출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사이즈</w:t>
      </w:r>
    </w:p>
    <w:p w:rsidR="00E93401" w:rsidRDefault="00E9340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>
        <w:rPr>
          <w:rFonts w:eastAsia="맑은 고딕" w:hint="eastAsia"/>
          <w:sz w:val="22"/>
          <w:lang w:eastAsia="ko-KR"/>
        </w:rPr>
        <w:t>스페터</w:t>
      </w:r>
      <w:r>
        <w:rPr>
          <w:rFonts w:eastAsia="맑은 고딕" w:hint="eastAsia"/>
          <w:sz w:val="22"/>
          <w:lang w:eastAsia="ko-KR"/>
        </w:rPr>
        <w:t>(</w:t>
      </w:r>
      <w:r>
        <w:rPr>
          <w:rFonts w:eastAsia="맑은 고딕" w:hint="eastAsia"/>
          <w:sz w:val="22"/>
          <w:lang w:eastAsia="ko-KR"/>
        </w:rPr>
        <w:t>전극부</w:t>
      </w:r>
      <w:r>
        <w:rPr>
          <w:rFonts w:eastAsia="맑은 고딕" w:hint="eastAsia"/>
          <w:sz w:val="22"/>
          <w:lang w:eastAsia="ko-KR"/>
        </w:rPr>
        <w:t xml:space="preserve">) </w:t>
      </w:r>
      <w:r>
        <w:rPr>
          <w:rFonts w:eastAsia="맑은 고딕" w:hint="eastAsia"/>
          <w:sz w:val="22"/>
          <w:lang w:eastAsia="ko-KR"/>
        </w:rPr>
        <w:t>결함의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최소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검출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사이즈를</w:t>
      </w:r>
      <w:r>
        <w:rPr>
          <w:rFonts w:eastAsia="맑은 고딕" w:hint="eastAsia"/>
          <w:sz w:val="22"/>
          <w:lang w:eastAsia="ko-KR"/>
        </w:rPr>
        <w:t xml:space="preserve"> </w:t>
      </w:r>
      <w:r w:rsidR="00C72A21">
        <w:rPr>
          <w:rFonts w:eastAsia="맑은 고딕" w:hint="eastAsia"/>
          <w:sz w:val="22"/>
          <w:lang w:eastAsia="ko-KR"/>
        </w:rPr>
        <w:t>설정합니다</w:t>
      </w:r>
      <w:r w:rsidR="00C72A21">
        <w:rPr>
          <w:rFonts w:eastAsia="맑은 고딕" w:hint="eastAsia"/>
          <w:sz w:val="22"/>
          <w:lang w:eastAsia="ko-KR"/>
        </w:rPr>
        <w:t>.</w:t>
      </w:r>
    </w:p>
    <w:p w:rsidR="00C72A21" w:rsidRDefault="00C72A2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72A21" w:rsidRDefault="00C72A2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결함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링크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사용</w:t>
      </w:r>
    </w:p>
    <w:p w:rsidR="00C72A21" w:rsidRDefault="00C72A2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>
        <w:rPr>
          <w:rFonts w:eastAsia="맑은 고딕" w:hint="eastAsia"/>
          <w:sz w:val="22"/>
          <w:lang w:eastAsia="ko-KR"/>
        </w:rPr>
        <w:t>결함의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링크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기능의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사용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여부를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설정합니다</w:t>
      </w:r>
      <w:r>
        <w:rPr>
          <w:rFonts w:eastAsia="맑은 고딕" w:hint="eastAsia"/>
          <w:sz w:val="22"/>
          <w:lang w:eastAsia="ko-KR"/>
        </w:rPr>
        <w:t>.</w:t>
      </w:r>
    </w:p>
    <w:p w:rsidR="00C72A21" w:rsidRDefault="00C72A2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링크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기능을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사용하면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주변의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결함을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하나의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결함으로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링크하여서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표시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검출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합니다</w:t>
      </w:r>
      <w:r>
        <w:rPr>
          <w:rFonts w:eastAsia="맑은 고딕" w:hint="eastAsia"/>
          <w:sz w:val="22"/>
          <w:lang w:eastAsia="ko-KR"/>
        </w:rPr>
        <w:t>.</w:t>
      </w:r>
    </w:p>
    <w:p w:rsidR="00C72A21" w:rsidRDefault="00C72A2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연결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거리</w:t>
      </w:r>
      <w:r>
        <w:rPr>
          <w:rFonts w:eastAsia="맑은 고딕" w:hint="eastAsia"/>
          <w:sz w:val="22"/>
          <w:lang w:eastAsia="ko-KR"/>
        </w:rPr>
        <w:t xml:space="preserve"> X, </w:t>
      </w:r>
      <w:r>
        <w:rPr>
          <w:rFonts w:eastAsia="맑은 고딕" w:hint="eastAsia"/>
          <w:sz w:val="22"/>
          <w:lang w:eastAsia="ko-KR"/>
        </w:rPr>
        <w:t>연결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거리</w:t>
      </w:r>
      <w:r>
        <w:rPr>
          <w:rFonts w:eastAsia="맑은 고딕" w:hint="eastAsia"/>
          <w:sz w:val="22"/>
          <w:lang w:eastAsia="ko-KR"/>
        </w:rPr>
        <w:t xml:space="preserve"> Y</w:t>
      </w:r>
    </w:p>
    <w:p w:rsidR="00C72A21" w:rsidRDefault="00C72A2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 xml:space="preserve">: </w:t>
      </w:r>
      <w:r>
        <w:rPr>
          <w:rFonts w:eastAsia="맑은 고딕" w:hint="eastAsia"/>
          <w:sz w:val="22"/>
          <w:lang w:eastAsia="ko-KR"/>
        </w:rPr>
        <w:t>링크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시킬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결함의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거리를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설정합니다</w:t>
      </w:r>
      <w:r>
        <w:rPr>
          <w:rFonts w:eastAsia="맑은 고딕" w:hint="eastAsia"/>
          <w:sz w:val="22"/>
          <w:lang w:eastAsia="ko-KR"/>
        </w:rPr>
        <w:t>.</w:t>
      </w:r>
    </w:p>
    <w:p w:rsidR="00C72A21" w:rsidRDefault="00C72A2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해당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거리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안에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있는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결함을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하나의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결함으로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링크합니다</w:t>
      </w:r>
      <w:r>
        <w:rPr>
          <w:rFonts w:eastAsia="맑은 고딕" w:hint="eastAsia"/>
          <w:sz w:val="22"/>
          <w:lang w:eastAsia="ko-KR"/>
        </w:rPr>
        <w:t>.</w:t>
      </w:r>
    </w:p>
    <w:p w:rsidR="00C72A21" w:rsidRDefault="00C72A2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검출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배율</w:t>
      </w:r>
    </w:p>
    <w:p w:rsidR="00C72A21" w:rsidRDefault="00C72A21" w:rsidP="00DA6B1B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:</w:t>
      </w:r>
      <w:r w:rsidR="004131E8">
        <w:rPr>
          <w:rFonts w:eastAsia="맑은 고딕" w:hint="eastAsia"/>
          <w:sz w:val="22"/>
          <w:lang w:eastAsia="ko-KR"/>
        </w:rPr>
        <w:t xml:space="preserve"> </w:t>
      </w:r>
      <w:r w:rsidR="004131E8">
        <w:rPr>
          <w:rFonts w:eastAsia="맑은 고딕" w:hint="eastAsia"/>
          <w:sz w:val="22"/>
          <w:lang w:eastAsia="ko-KR"/>
        </w:rPr>
        <w:t>처리</w:t>
      </w:r>
      <w:r w:rsidR="004131E8">
        <w:rPr>
          <w:rFonts w:eastAsia="맑은 고딕" w:hint="eastAsia"/>
          <w:sz w:val="22"/>
          <w:lang w:eastAsia="ko-KR"/>
        </w:rPr>
        <w:t xml:space="preserve"> </w:t>
      </w:r>
      <w:r w:rsidR="004131E8">
        <w:rPr>
          <w:rFonts w:eastAsia="맑은 고딕" w:hint="eastAsia"/>
          <w:sz w:val="22"/>
          <w:lang w:eastAsia="ko-KR"/>
        </w:rPr>
        <w:t>이미지로</w:t>
      </w:r>
      <w:r w:rsidR="004131E8">
        <w:rPr>
          <w:rFonts w:eastAsia="맑은 고딕" w:hint="eastAsia"/>
          <w:sz w:val="22"/>
          <w:lang w:eastAsia="ko-KR"/>
        </w:rPr>
        <w:t xml:space="preserve"> </w:t>
      </w:r>
      <w:r w:rsidR="004131E8">
        <w:rPr>
          <w:rFonts w:eastAsia="맑은 고딕" w:hint="eastAsia"/>
          <w:sz w:val="22"/>
          <w:lang w:eastAsia="ko-KR"/>
        </w:rPr>
        <w:t>변경</w:t>
      </w:r>
      <w:r w:rsidR="004131E8">
        <w:rPr>
          <w:rFonts w:eastAsia="맑은 고딕" w:hint="eastAsia"/>
          <w:sz w:val="22"/>
          <w:lang w:eastAsia="ko-KR"/>
        </w:rPr>
        <w:t xml:space="preserve"> </w:t>
      </w:r>
      <w:r w:rsidR="004131E8">
        <w:rPr>
          <w:rFonts w:eastAsia="맑은 고딕" w:hint="eastAsia"/>
          <w:sz w:val="22"/>
          <w:lang w:eastAsia="ko-KR"/>
        </w:rPr>
        <w:t>시</w:t>
      </w:r>
      <w:r w:rsidR="004131E8">
        <w:rPr>
          <w:rFonts w:eastAsia="맑은 고딕" w:hint="eastAsia"/>
          <w:sz w:val="22"/>
          <w:lang w:eastAsia="ko-KR"/>
        </w:rPr>
        <w:t xml:space="preserve"> </w:t>
      </w:r>
      <w:r w:rsidR="004131E8">
        <w:rPr>
          <w:rFonts w:eastAsia="맑은 고딕" w:hint="eastAsia"/>
          <w:sz w:val="22"/>
          <w:lang w:eastAsia="ko-KR"/>
        </w:rPr>
        <w:t>픽셀의</w:t>
      </w:r>
      <w:r w:rsidR="004131E8">
        <w:rPr>
          <w:rFonts w:eastAsia="맑은 고딕" w:hint="eastAsia"/>
          <w:sz w:val="22"/>
          <w:lang w:eastAsia="ko-KR"/>
        </w:rPr>
        <w:t xml:space="preserve"> </w:t>
      </w:r>
      <w:r w:rsidR="004131E8">
        <w:rPr>
          <w:rFonts w:eastAsia="맑은 고딕" w:hint="eastAsia"/>
          <w:sz w:val="22"/>
          <w:lang w:eastAsia="ko-KR"/>
        </w:rPr>
        <w:t>강조</w:t>
      </w:r>
      <w:r w:rsidR="004131E8">
        <w:rPr>
          <w:rFonts w:eastAsia="맑은 고딕" w:hint="eastAsia"/>
          <w:sz w:val="22"/>
          <w:lang w:eastAsia="ko-KR"/>
        </w:rPr>
        <w:t xml:space="preserve"> </w:t>
      </w:r>
      <w:r w:rsidR="004131E8">
        <w:rPr>
          <w:rFonts w:eastAsia="맑은 고딕" w:hint="eastAsia"/>
          <w:sz w:val="22"/>
          <w:lang w:eastAsia="ko-KR"/>
        </w:rPr>
        <w:t>배율을</w:t>
      </w:r>
      <w:r w:rsidR="004131E8">
        <w:rPr>
          <w:rFonts w:eastAsia="맑은 고딕" w:hint="eastAsia"/>
          <w:sz w:val="22"/>
          <w:lang w:eastAsia="ko-KR"/>
        </w:rPr>
        <w:t xml:space="preserve"> </w:t>
      </w:r>
      <w:r w:rsidR="004131E8">
        <w:rPr>
          <w:rFonts w:eastAsia="맑은 고딕" w:hint="eastAsia"/>
          <w:sz w:val="22"/>
          <w:lang w:eastAsia="ko-KR"/>
        </w:rPr>
        <w:t>설정합니다</w:t>
      </w:r>
      <w:r w:rsidR="004131E8">
        <w:rPr>
          <w:rFonts w:eastAsia="맑은 고딕" w:hint="eastAsia"/>
          <w:sz w:val="22"/>
          <w:lang w:eastAsia="ko-KR"/>
        </w:rPr>
        <w:t>.</w:t>
      </w:r>
    </w:p>
    <w:p w:rsidR="00C366AA" w:rsidRDefault="004131E8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  <w:r>
        <w:rPr>
          <w:rFonts w:eastAsia="맑은 고딕" w:hint="eastAsia"/>
          <w:sz w:val="22"/>
          <w:lang w:eastAsia="ko-KR"/>
        </w:rPr>
        <w:t>해당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값이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크면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결함이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크게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검출되면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해당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설정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값이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작으면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결함이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작게</w:t>
      </w:r>
      <w:r>
        <w:rPr>
          <w:rFonts w:eastAsia="맑은 고딕" w:hint="eastAsia"/>
          <w:sz w:val="22"/>
          <w:lang w:eastAsia="ko-KR"/>
        </w:rPr>
        <w:t xml:space="preserve"> </w:t>
      </w:r>
      <w:r>
        <w:rPr>
          <w:rFonts w:eastAsia="맑은 고딕" w:hint="eastAsia"/>
          <w:sz w:val="22"/>
          <w:lang w:eastAsia="ko-KR"/>
        </w:rPr>
        <w:t>검출됩니다</w:t>
      </w:r>
      <w:r>
        <w:rPr>
          <w:rFonts w:eastAsia="맑은 고딕" w:hint="eastAsia"/>
          <w:sz w:val="22"/>
          <w:lang w:eastAsia="ko-KR"/>
        </w:rPr>
        <w:t>.</w:t>
      </w: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C366AA" w:rsidRDefault="00C366AA" w:rsidP="00C366AA">
      <w:pPr>
        <w:adjustRightInd w:val="0"/>
        <w:snapToGrid w:val="0"/>
        <w:ind w:left="386"/>
        <w:rPr>
          <w:rFonts w:eastAsia="맑은 고딕"/>
          <w:sz w:val="22"/>
          <w:lang w:eastAsia="ko-KR"/>
        </w:rPr>
      </w:pPr>
    </w:p>
    <w:p w:rsidR="005C3980" w:rsidRDefault="00777786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 w:rsidRPr="00777786">
        <w:rPr>
          <w:rFonts w:hAnsi="MS Gothic"/>
          <w:noProof/>
          <w:snapToGrid/>
          <w:lang w:eastAsia="ko-KR"/>
        </w:rPr>
        <w:lastRenderedPageBreak/>
        <w:pict>
          <v:shape id="그림 86" o:spid="_x0000_i1070" type="#_x0000_t75" style="width:220.4pt;height:136.5pt;visibility:visible">
            <v:imagedata r:id="rId61" o:title=""/>
          </v:shape>
        </w:pict>
      </w:r>
    </w:p>
    <w:p w:rsidR="00666171" w:rsidRDefault="005C3980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NG Size</w:t>
      </w:r>
    </w:p>
    <w:p w:rsidR="005C3980" w:rsidRDefault="005C3980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 : </w:t>
      </w:r>
      <w:r w:rsidR="00C04731">
        <w:rPr>
          <w:rFonts w:eastAsia="맑은 고딕" w:hAnsi="MS Gothic" w:hint="eastAsia"/>
          <w:lang w:eastAsia="ko-KR"/>
        </w:rPr>
        <w:t xml:space="preserve">Foil </w:t>
      </w:r>
      <w:r>
        <w:rPr>
          <w:rFonts w:eastAsia="맑은 고딕" w:hAnsi="MS Gothic" w:hint="eastAsia"/>
          <w:lang w:eastAsia="ko-KR"/>
        </w:rPr>
        <w:t>결함을</w:t>
      </w:r>
      <w:r>
        <w:rPr>
          <w:rFonts w:eastAsia="맑은 고딕" w:hAnsi="MS Gothic" w:hint="eastAsia"/>
          <w:lang w:eastAsia="ko-KR"/>
        </w:rPr>
        <w:t xml:space="preserve"> NG</w:t>
      </w:r>
      <w:r>
        <w:rPr>
          <w:rFonts w:eastAsia="맑은 고딕" w:hAnsi="MS Gothic" w:hint="eastAsia"/>
          <w:lang w:eastAsia="ko-KR"/>
        </w:rPr>
        <w:t>로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처리할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최소</w:t>
      </w:r>
      <w:r>
        <w:rPr>
          <w:rFonts w:eastAsia="맑은 고딕" w:hAnsi="MS Gothic" w:hint="eastAsia"/>
          <w:lang w:eastAsia="ko-KR"/>
        </w:rPr>
        <w:t xml:space="preserve"> Size</w:t>
      </w:r>
      <w:r>
        <w:rPr>
          <w:rFonts w:eastAsia="맑은 고딕" w:hAnsi="MS Gothic" w:hint="eastAsia"/>
          <w:lang w:eastAsia="ko-KR"/>
        </w:rPr>
        <w:t>를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설정합니다</w:t>
      </w:r>
      <w:r>
        <w:rPr>
          <w:rFonts w:eastAsia="맑은 고딕" w:hAnsi="MS Gothic" w:hint="eastAsia"/>
          <w:lang w:eastAsia="ko-KR"/>
        </w:rPr>
        <w:t xml:space="preserve">. </w:t>
      </w: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Size</w:t>
      </w:r>
      <w:r>
        <w:rPr>
          <w:rFonts w:eastAsia="맑은 고딕" w:hAnsi="MS Gothic" w:hint="eastAsia"/>
          <w:lang w:eastAsia="ko-KR"/>
        </w:rPr>
        <w:t>보다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큰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결함은</w:t>
      </w:r>
      <w:r>
        <w:rPr>
          <w:rFonts w:eastAsia="맑은 고딕" w:hAnsi="MS Gothic" w:hint="eastAsia"/>
          <w:lang w:eastAsia="ko-KR"/>
        </w:rPr>
        <w:t xml:space="preserve"> NG</w:t>
      </w:r>
      <w:r>
        <w:rPr>
          <w:rFonts w:eastAsia="맑은 고딕" w:hAnsi="MS Gothic" w:hint="eastAsia"/>
          <w:lang w:eastAsia="ko-KR"/>
        </w:rPr>
        <w:t>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됩니다</w:t>
      </w:r>
      <w:r>
        <w:rPr>
          <w:rFonts w:eastAsia="맑은 고딕" w:hAnsi="MS Gothic" w:hint="eastAsia"/>
          <w:lang w:eastAsia="ko-KR"/>
        </w:rPr>
        <w:t>.</w:t>
      </w:r>
    </w:p>
    <w:p w:rsidR="00666171" w:rsidRDefault="005C3980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결함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제거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거리</w:t>
      </w:r>
    </w:p>
    <w:p w:rsidR="005C3980" w:rsidRDefault="005C3980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 : </w:t>
      </w:r>
      <w:r w:rsidR="00651642">
        <w:rPr>
          <w:rFonts w:eastAsia="맑은 고딕" w:hAnsi="MS Gothic" w:hint="eastAsia"/>
          <w:lang w:eastAsia="ko-KR"/>
        </w:rPr>
        <w:t>라운드로부터</w:t>
      </w:r>
      <w:r w:rsidR="00651642">
        <w:rPr>
          <w:rFonts w:eastAsia="맑은 고딕" w:hAnsi="MS Gothic" w:hint="eastAsia"/>
          <w:lang w:eastAsia="ko-KR"/>
        </w:rPr>
        <w:t xml:space="preserve"> </w:t>
      </w:r>
      <w:r w:rsidR="00651642">
        <w:rPr>
          <w:rFonts w:eastAsia="맑은 고딕" w:hAnsi="MS Gothic" w:hint="eastAsia"/>
          <w:lang w:eastAsia="ko-KR"/>
        </w:rPr>
        <w:t>어느</w:t>
      </w:r>
      <w:r w:rsidR="00651642">
        <w:rPr>
          <w:rFonts w:eastAsia="맑은 고딕" w:hAnsi="MS Gothic" w:hint="eastAsia"/>
          <w:lang w:eastAsia="ko-KR"/>
        </w:rPr>
        <w:t xml:space="preserve"> </w:t>
      </w:r>
      <w:r w:rsidR="00651642">
        <w:rPr>
          <w:rFonts w:eastAsia="맑은 고딕" w:hAnsi="MS Gothic" w:hint="eastAsia"/>
          <w:lang w:eastAsia="ko-KR"/>
        </w:rPr>
        <w:t>정도</w:t>
      </w:r>
      <w:r w:rsidR="00651642">
        <w:rPr>
          <w:rFonts w:eastAsia="맑은 고딕" w:hAnsi="MS Gothic" w:hint="eastAsia"/>
          <w:lang w:eastAsia="ko-KR"/>
        </w:rPr>
        <w:t xml:space="preserve"> </w:t>
      </w:r>
      <w:r w:rsidR="00651642">
        <w:rPr>
          <w:rFonts w:eastAsia="맑은 고딕" w:hAnsi="MS Gothic" w:hint="eastAsia"/>
          <w:lang w:eastAsia="ko-KR"/>
        </w:rPr>
        <w:t>거리까지의</w:t>
      </w:r>
      <w:r w:rsidR="00651642">
        <w:rPr>
          <w:rFonts w:eastAsia="맑은 고딕" w:hAnsi="MS Gothic" w:hint="eastAsia"/>
          <w:lang w:eastAsia="ko-KR"/>
        </w:rPr>
        <w:t xml:space="preserve"> </w:t>
      </w:r>
      <w:r w:rsidR="00651642">
        <w:rPr>
          <w:rFonts w:eastAsia="맑은 고딕" w:hAnsi="MS Gothic" w:hint="eastAsia"/>
          <w:lang w:eastAsia="ko-KR"/>
        </w:rPr>
        <w:t>결함을</w:t>
      </w:r>
      <w:r w:rsidR="00651642">
        <w:rPr>
          <w:rFonts w:eastAsia="맑은 고딕" w:hAnsi="MS Gothic" w:hint="eastAsia"/>
          <w:lang w:eastAsia="ko-KR"/>
        </w:rPr>
        <w:t xml:space="preserve"> </w:t>
      </w:r>
      <w:r w:rsidR="00651642">
        <w:rPr>
          <w:rFonts w:eastAsia="맑은 고딕" w:hAnsi="MS Gothic" w:hint="eastAsia"/>
          <w:lang w:eastAsia="ko-KR"/>
        </w:rPr>
        <w:t>제거할지</w:t>
      </w:r>
      <w:r w:rsidR="00651642">
        <w:rPr>
          <w:rFonts w:eastAsia="맑은 고딕" w:hAnsi="MS Gothic" w:hint="eastAsia"/>
          <w:lang w:eastAsia="ko-KR"/>
        </w:rPr>
        <w:t xml:space="preserve"> </w:t>
      </w:r>
      <w:r w:rsidR="00651642">
        <w:rPr>
          <w:rFonts w:eastAsia="맑은 고딕" w:hAnsi="MS Gothic" w:hint="eastAsia"/>
          <w:lang w:eastAsia="ko-KR"/>
        </w:rPr>
        <w:t>여부를</w:t>
      </w:r>
      <w:r w:rsidR="00651642">
        <w:rPr>
          <w:rFonts w:eastAsia="맑은 고딕" w:hAnsi="MS Gothic" w:hint="eastAsia"/>
          <w:lang w:eastAsia="ko-KR"/>
        </w:rPr>
        <w:t xml:space="preserve"> </w:t>
      </w:r>
      <w:r w:rsidR="00651642">
        <w:rPr>
          <w:rFonts w:eastAsia="맑은 고딕" w:hAnsi="MS Gothic" w:hint="eastAsia"/>
          <w:lang w:eastAsia="ko-KR"/>
        </w:rPr>
        <w:t>설정합니다</w:t>
      </w:r>
      <w:r w:rsidR="00651642">
        <w:rPr>
          <w:rFonts w:eastAsia="맑은 고딕" w:hAnsi="MS Gothic" w:hint="eastAsia"/>
          <w:lang w:eastAsia="ko-KR"/>
        </w:rPr>
        <w:t>.</w:t>
      </w:r>
    </w:p>
    <w:p w:rsidR="00651642" w:rsidRDefault="00651642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라운드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기준으로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제거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거리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이내에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있는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결함은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제거합니다</w:t>
      </w:r>
      <w:r>
        <w:rPr>
          <w:rFonts w:eastAsia="맑은 고딕" w:hAnsi="MS Gothic" w:hint="eastAsia"/>
          <w:lang w:eastAsia="ko-KR"/>
        </w:rPr>
        <w:t>.</w:t>
      </w:r>
    </w:p>
    <w:p w:rsidR="00666171" w:rsidRDefault="00651642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결함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제거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사이즈</w:t>
      </w:r>
      <w:r>
        <w:rPr>
          <w:rFonts w:eastAsia="맑은 고딕" w:hAnsi="MS Gothic" w:hint="eastAsia"/>
          <w:lang w:eastAsia="ko-KR"/>
        </w:rPr>
        <w:t>[um]</w:t>
      </w:r>
    </w:p>
    <w:p w:rsidR="00651642" w:rsidRDefault="00651642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 : </w:t>
      </w:r>
      <w:r w:rsidR="00C04731">
        <w:rPr>
          <w:rFonts w:eastAsia="맑은 고딕" w:hAnsi="MS Gothic" w:hint="eastAsia"/>
          <w:lang w:eastAsia="ko-KR"/>
        </w:rPr>
        <w:t>사용</w:t>
      </w:r>
      <w:r w:rsidR="00C04731">
        <w:rPr>
          <w:rFonts w:eastAsia="맑은 고딕" w:hAnsi="MS Gothic" w:hint="eastAsia"/>
          <w:lang w:eastAsia="ko-KR"/>
        </w:rPr>
        <w:t xml:space="preserve"> </w:t>
      </w:r>
      <w:r w:rsidR="00C04731">
        <w:rPr>
          <w:rFonts w:eastAsia="맑은 고딕" w:hAnsi="MS Gothic" w:hint="eastAsia"/>
          <w:lang w:eastAsia="ko-KR"/>
        </w:rPr>
        <w:t>안함</w:t>
      </w:r>
    </w:p>
    <w:p w:rsidR="00666171" w:rsidRDefault="00C04731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표면결함</w:t>
      </w:r>
      <w:r>
        <w:rPr>
          <w:rFonts w:eastAsia="맑은 고딕" w:hAnsi="MS Gothic" w:hint="eastAsia"/>
          <w:lang w:eastAsia="ko-KR"/>
        </w:rPr>
        <w:t xml:space="preserve"> NG </w:t>
      </w:r>
      <w:r>
        <w:rPr>
          <w:rFonts w:eastAsia="맑은 고딕" w:hAnsi="MS Gothic" w:hint="eastAsia"/>
          <w:lang w:eastAsia="ko-KR"/>
        </w:rPr>
        <w:t>사이즈</w:t>
      </w:r>
    </w:p>
    <w:p w:rsidR="00C04731" w:rsidRDefault="00C04731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 : </w:t>
      </w:r>
      <w:r>
        <w:rPr>
          <w:rFonts w:eastAsia="맑은 고딕" w:hAnsi="MS Gothic" w:hint="eastAsia"/>
          <w:lang w:eastAsia="ko-KR"/>
        </w:rPr>
        <w:t>스페터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결함의</w:t>
      </w:r>
      <w:r>
        <w:rPr>
          <w:rFonts w:eastAsia="맑은 고딕" w:hAnsi="MS Gothic" w:hint="eastAsia"/>
          <w:lang w:eastAsia="ko-KR"/>
        </w:rPr>
        <w:t xml:space="preserve"> NG </w:t>
      </w:r>
      <w:r>
        <w:rPr>
          <w:rFonts w:eastAsia="맑은 고딕" w:hAnsi="MS Gothic" w:hint="eastAsia"/>
          <w:lang w:eastAsia="ko-KR"/>
        </w:rPr>
        <w:t>사이즈를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설정합니다</w:t>
      </w:r>
      <w:r>
        <w:rPr>
          <w:rFonts w:eastAsia="맑은 고딕" w:hAnsi="MS Gothic" w:hint="eastAsia"/>
          <w:lang w:eastAsia="ko-KR"/>
        </w:rPr>
        <w:t>.</w:t>
      </w:r>
    </w:p>
    <w:p w:rsidR="00C04731" w:rsidRPr="000550EF" w:rsidRDefault="00C04731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Foil </w:t>
      </w:r>
      <w:r>
        <w:rPr>
          <w:rFonts w:eastAsia="맑은 고딕" w:hAnsi="MS Gothic" w:hint="eastAsia"/>
          <w:lang w:eastAsia="ko-KR"/>
        </w:rPr>
        <w:t>결함의</w:t>
      </w:r>
      <w:r>
        <w:rPr>
          <w:rFonts w:eastAsia="맑은 고딕" w:hAnsi="MS Gothic" w:hint="eastAsia"/>
          <w:lang w:eastAsia="ko-KR"/>
        </w:rPr>
        <w:t xml:space="preserve"> NG </w:t>
      </w:r>
      <w:r>
        <w:rPr>
          <w:rFonts w:eastAsia="맑은 고딕" w:hAnsi="MS Gothic" w:hint="eastAsia"/>
          <w:lang w:eastAsia="ko-KR"/>
        </w:rPr>
        <w:t>사이즈는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위의</w:t>
      </w:r>
      <w:r>
        <w:rPr>
          <w:rFonts w:eastAsia="맑은 고딕" w:hAnsi="MS Gothic" w:hint="eastAsia"/>
          <w:lang w:eastAsia="ko-KR"/>
        </w:rPr>
        <w:t xml:space="preserve"> NG Size </w:t>
      </w:r>
      <w:r>
        <w:rPr>
          <w:rFonts w:eastAsia="맑은 고딕" w:hAnsi="MS Gothic" w:hint="eastAsia"/>
          <w:lang w:eastAsia="ko-KR"/>
        </w:rPr>
        <w:t>항목으로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결정이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되며</w:t>
      </w:r>
      <w:r>
        <w:rPr>
          <w:rFonts w:eastAsia="맑은 고딕" w:hAnsi="MS Gothic" w:hint="eastAsia"/>
          <w:lang w:eastAsia="ko-KR"/>
        </w:rPr>
        <w:t xml:space="preserve">, </w:t>
      </w:r>
      <w:r>
        <w:rPr>
          <w:rFonts w:eastAsia="맑은 고딕" w:hAnsi="MS Gothic" w:hint="eastAsia"/>
          <w:lang w:eastAsia="ko-KR"/>
        </w:rPr>
        <w:t>스페터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결함의</w:t>
      </w:r>
      <w:r>
        <w:rPr>
          <w:rFonts w:eastAsia="맑은 고딕" w:hAnsi="MS Gothic" w:hint="eastAsia"/>
          <w:lang w:eastAsia="ko-KR"/>
        </w:rPr>
        <w:t xml:space="preserve"> NG </w:t>
      </w:r>
      <w:r>
        <w:rPr>
          <w:rFonts w:eastAsia="맑은 고딕" w:hAnsi="MS Gothic" w:hint="eastAsia"/>
          <w:lang w:eastAsia="ko-KR"/>
        </w:rPr>
        <w:t>사이즈는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항목으로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결정이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됩니다</w:t>
      </w:r>
      <w:r>
        <w:rPr>
          <w:rFonts w:eastAsia="맑은 고딕" w:hAnsi="MS Gothic" w:hint="eastAsia"/>
          <w:lang w:eastAsia="ko-KR"/>
        </w:rPr>
        <w:t xml:space="preserve">. </w:t>
      </w: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항목보다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크게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검출이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되었을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때</w:t>
      </w:r>
      <w:r>
        <w:rPr>
          <w:rFonts w:eastAsia="맑은 고딕" w:hAnsi="MS Gothic" w:hint="eastAsia"/>
          <w:lang w:eastAsia="ko-KR"/>
        </w:rPr>
        <w:t xml:space="preserve"> NG</w:t>
      </w:r>
      <w:r>
        <w:rPr>
          <w:rFonts w:eastAsia="맑은 고딕" w:hAnsi="MS Gothic" w:hint="eastAsia"/>
          <w:lang w:eastAsia="ko-KR"/>
        </w:rPr>
        <w:t>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됩니다</w:t>
      </w:r>
      <w:r>
        <w:rPr>
          <w:rFonts w:eastAsia="맑은 고딕" w:hAnsi="MS Gothic" w:hint="eastAsia"/>
          <w:lang w:eastAsia="ko-KR"/>
        </w:rPr>
        <w:t>.</w:t>
      </w:r>
    </w:p>
    <w:p w:rsidR="00393253" w:rsidRDefault="00393253" w:rsidP="000F2B5B">
      <w:pPr>
        <w:adjustRightInd w:val="0"/>
        <w:ind w:left="386"/>
        <w:rPr>
          <w:rFonts w:eastAsia="맑은 고딕" w:hAnsi="MS Gothic"/>
          <w:lang w:eastAsia="ko-KR"/>
        </w:rPr>
      </w:pPr>
    </w:p>
    <w:p w:rsidR="00393253" w:rsidRDefault="00777786" w:rsidP="000F2B5B">
      <w:pPr>
        <w:adjustRightInd w:val="0"/>
        <w:ind w:left="386"/>
        <w:rPr>
          <w:rFonts w:eastAsia="맑은 고딕" w:hAnsi="MS Gothic"/>
          <w:lang w:eastAsia="ko-KR"/>
        </w:rPr>
      </w:pPr>
      <w:r w:rsidRPr="00777786">
        <w:rPr>
          <w:rFonts w:hAnsi="MS Gothic"/>
          <w:noProof/>
          <w:snapToGrid/>
          <w:lang w:eastAsia="ko-KR"/>
        </w:rPr>
        <w:pict>
          <v:shape id="그림 89" o:spid="_x0000_i1071" type="#_x0000_t75" style="width:224.15pt;height:114.55pt;visibility:visible">
            <v:imagedata r:id="rId62" o:title=""/>
          </v:shape>
        </w:pict>
      </w:r>
    </w:p>
    <w:p w:rsidR="00C04731" w:rsidRDefault="00C04731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엣지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검출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조건</w:t>
      </w:r>
    </w:p>
    <w:p w:rsidR="00666171" w:rsidRDefault="00C04731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코팅부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휘도</w:t>
      </w:r>
      <w:r>
        <w:rPr>
          <w:rFonts w:eastAsia="맑은 고딕" w:hAnsi="MS Gothic" w:hint="eastAsia"/>
          <w:lang w:eastAsia="ko-KR"/>
        </w:rPr>
        <w:t>(Min.Max)</w:t>
      </w:r>
    </w:p>
    <w:p w:rsidR="00C04731" w:rsidRDefault="00C04731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 : </w:t>
      </w:r>
      <w:r w:rsidR="00CE7B0D">
        <w:rPr>
          <w:rFonts w:eastAsia="맑은 고딕" w:hAnsi="MS Gothic" w:hint="eastAsia"/>
          <w:lang w:eastAsia="ko-KR"/>
        </w:rPr>
        <w:t>엣지</w:t>
      </w:r>
      <w:r w:rsidR="00CE7B0D">
        <w:rPr>
          <w:rFonts w:eastAsia="맑은 고딕" w:hAnsi="MS Gothic" w:hint="eastAsia"/>
          <w:lang w:eastAsia="ko-KR"/>
        </w:rPr>
        <w:t xml:space="preserve"> </w:t>
      </w:r>
      <w:r w:rsidR="00CE7B0D">
        <w:rPr>
          <w:rFonts w:eastAsia="맑은 고딕" w:hAnsi="MS Gothic" w:hint="eastAsia"/>
          <w:lang w:eastAsia="ko-KR"/>
        </w:rPr>
        <w:t>검출을</w:t>
      </w:r>
      <w:r w:rsidR="00CE7B0D">
        <w:rPr>
          <w:rFonts w:eastAsia="맑은 고딕" w:hAnsi="MS Gothic" w:hint="eastAsia"/>
          <w:lang w:eastAsia="ko-KR"/>
        </w:rPr>
        <w:t xml:space="preserve"> </w:t>
      </w:r>
      <w:r w:rsidR="00CE7B0D">
        <w:rPr>
          <w:rFonts w:eastAsia="맑은 고딕" w:hAnsi="MS Gothic" w:hint="eastAsia"/>
          <w:lang w:eastAsia="ko-KR"/>
        </w:rPr>
        <w:t>위해서</w:t>
      </w:r>
      <w:r w:rsidR="00CE7B0D">
        <w:rPr>
          <w:rFonts w:eastAsia="맑은 고딕" w:hAnsi="MS Gothic" w:hint="eastAsia"/>
          <w:lang w:eastAsia="ko-KR"/>
        </w:rPr>
        <w:t xml:space="preserve"> </w:t>
      </w:r>
      <w:r w:rsidR="00CE7B0D">
        <w:rPr>
          <w:rFonts w:eastAsia="맑은 고딕" w:hAnsi="MS Gothic" w:hint="eastAsia"/>
          <w:lang w:eastAsia="ko-KR"/>
        </w:rPr>
        <w:t>세라믹이</w:t>
      </w:r>
      <w:r w:rsidR="00CE7B0D">
        <w:rPr>
          <w:rFonts w:eastAsia="맑은 고딕" w:hAnsi="MS Gothic" w:hint="eastAsia"/>
          <w:lang w:eastAsia="ko-KR"/>
        </w:rPr>
        <w:t xml:space="preserve"> </w:t>
      </w:r>
      <w:r w:rsidR="00CE7B0D">
        <w:rPr>
          <w:rFonts w:eastAsia="맑은 고딕" w:hAnsi="MS Gothic" w:hint="eastAsia"/>
          <w:lang w:eastAsia="ko-KR"/>
        </w:rPr>
        <w:t>코팅된</w:t>
      </w:r>
      <w:r w:rsidR="00CE7B0D">
        <w:rPr>
          <w:rFonts w:eastAsia="맑은 고딕" w:hAnsi="MS Gothic" w:hint="eastAsia"/>
          <w:lang w:eastAsia="ko-KR"/>
        </w:rPr>
        <w:t xml:space="preserve"> </w:t>
      </w:r>
      <w:r w:rsidR="00CE7B0D">
        <w:rPr>
          <w:rFonts w:eastAsia="맑은 고딕" w:hAnsi="MS Gothic" w:hint="eastAsia"/>
          <w:lang w:eastAsia="ko-KR"/>
        </w:rPr>
        <w:t>부분의</w:t>
      </w:r>
      <w:r w:rsidR="00CE7B0D">
        <w:rPr>
          <w:rFonts w:eastAsia="맑은 고딕" w:hAnsi="MS Gothic" w:hint="eastAsia"/>
          <w:lang w:eastAsia="ko-KR"/>
        </w:rPr>
        <w:t xml:space="preserve"> </w:t>
      </w:r>
      <w:r w:rsidR="00CE7B0D">
        <w:rPr>
          <w:rFonts w:eastAsia="맑은 고딕" w:hAnsi="MS Gothic" w:hint="eastAsia"/>
          <w:lang w:eastAsia="ko-KR"/>
        </w:rPr>
        <w:t>휘도를</w:t>
      </w:r>
      <w:r w:rsidR="00CE7B0D">
        <w:rPr>
          <w:rFonts w:eastAsia="맑은 고딕" w:hAnsi="MS Gothic" w:hint="eastAsia"/>
          <w:lang w:eastAsia="ko-KR"/>
        </w:rPr>
        <w:t xml:space="preserve"> </w:t>
      </w:r>
      <w:r w:rsidR="00CE7B0D">
        <w:rPr>
          <w:rFonts w:eastAsia="맑은 고딕" w:hAnsi="MS Gothic" w:hint="eastAsia"/>
          <w:lang w:eastAsia="ko-KR"/>
        </w:rPr>
        <w:t>설정합니다</w:t>
      </w:r>
      <w:r w:rsidR="00CE7B0D">
        <w:rPr>
          <w:rFonts w:eastAsia="맑은 고딕" w:hAnsi="MS Gothic" w:hint="eastAsia"/>
          <w:lang w:eastAsia="ko-KR"/>
        </w:rPr>
        <w:t>.</w:t>
      </w:r>
    </w:p>
    <w:p w:rsidR="00CE7B0D" w:rsidRDefault="00CE7B0D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휘도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값이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잘못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입력되면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엣지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검출을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하지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못하기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때문에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검사영역이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잘못됩니다</w:t>
      </w:r>
      <w:r>
        <w:rPr>
          <w:rFonts w:eastAsia="맑은 고딕" w:hAnsi="MS Gothic" w:hint="eastAsia"/>
          <w:lang w:eastAsia="ko-KR"/>
        </w:rPr>
        <w:t>.</w:t>
      </w:r>
    </w:p>
    <w:p w:rsidR="00CE7B0D" w:rsidRDefault="00CE7B0D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취득된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이미지의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코팅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부분의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휘도값을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확인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부분에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설정하면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됩니다</w:t>
      </w:r>
      <w:r>
        <w:rPr>
          <w:rFonts w:eastAsia="맑은 고딕" w:hAnsi="MS Gothic" w:hint="eastAsia"/>
          <w:lang w:eastAsia="ko-KR"/>
        </w:rPr>
        <w:t>.</w:t>
      </w:r>
    </w:p>
    <w:p w:rsidR="00666171" w:rsidRDefault="00CE7B0D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롤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휘도</w:t>
      </w:r>
      <w:r>
        <w:rPr>
          <w:rFonts w:eastAsia="맑은 고딕" w:hAnsi="MS Gothic" w:hint="eastAsia"/>
          <w:lang w:eastAsia="ko-KR"/>
        </w:rPr>
        <w:t xml:space="preserve"> (Min/Max ) </w:t>
      </w:r>
    </w:p>
    <w:p w:rsidR="00CE7B0D" w:rsidRDefault="00CE7B0D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: </w:t>
      </w:r>
      <w:r w:rsidR="00BB08AA">
        <w:rPr>
          <w:rFonts w:eastAsia="맑은 고딕" w:hAnsi="MS Gothic" w:hint="eastAsia"/>
          <w:lang w:eastAsia="ko-KR"/>
        </w:rPr>
        <w:t>롤의</w:t>
      </w:r>
      <w:r w:rsidR="00BB08AA">
        <w:rPr>
          <w:rFonts w:eastAsia="맑은 고딕" w:hAnsi="MS Gothic" w:hint="eastAsia"/>
          <w:lang w:eastAsia="ko-KR"/>
        </w:rPr>
        <w:t xml:space="preserve"> </w:t>
      </w:r>
      <w:r w:rsidR="00BB08AA">
        <w:rPr>
          <w:rFonts w:eastAsia="맑은 고딕" w:hAnsi="MS Gothic" w:hint="eastAsia"/>
          <w:lang w:eastAsia="ko-KR"/>
        </w:rPr>
        <w:t>휘도를</w:t>
      </w:r>
      <w:r w:rsidR="00BB08AA">
        <w:rPr>
          <w:rFonts w:eastAsia="맑은 고딕" w:hAnsi="MS Gothic" w:hint="eastAsia"/>
          <w:lang w:eastAsia="ko-KR"/>
        </w:rPr>
        <w:t xml:space="preserve"> </w:t>
      </w:r>
      <w:r w:rsidR="00BB08AA">
        <w:rPr>
          <w:rFonts w:eastAsia="맑은 고딕" w:hAnsi="MS Gothic" w:hint="eastAsia"/>
          <w:lang w:eastAsia="ko-KR"/>
        </w:rPr>
        <w:t>설정합니다</w:t>
      </w:r>
      <w:r w:rsidR="00BB08AA">
        <w:rPr>
          <w:rFonts w:eastAsia="맑은 고딕" w:hAnsi="MS Gothic" w:hint="eastAsia"/>
          <w:lang w:eastAsia="ko-KR"/>
        </w:rPr>
        <w:t xml:space="preserve">. </w:t>
      </w:r>
      <w:r w:rsidR="00BB08AA">
        <w:rPr>
          <w:rFonts w:eastAsia="맑은 고딕" w:hAnsi="MS Gothic" w:hint="eastAsia"/>
          <w:lang w:eastAsia="ko-KR"/>
        </w:rPr>
        <w:t>이미지에</w:t>
      </w:r>
      <w:r w:rsidR="00BB08AA">
        <w:rPr>
          <w:rFonts w:eastAsia="맑은 고딕" w:hAnsi="MS Gothic" w:hint="eastAsia"/>
          <w:lang w:eastAsia="ko-KR"/>
        </w:rPr>
        <w:t xml:space="preserve"> </w:t>
      </w:r>
      <w:r w:rsidR="00BB08AA">
        <w:rPr>
          <w:rFonts w:eastAsia="맑은 고딕" w:hAnsi="MS Gothic" w:hint="eastAsia"/>
          <w:lang w:eastAsia="ko-KR"/>
        </w:rPr>
        <w:t>제품이</w:t>
      </w:r>
      <w:r w:rsidR="00BB08AA">
        <w:rPr>
          <w:rFonts w:eastAsia="맑은 고딕" w:hAnsi="MS Gothic" w:hint="eastAsia"/>
          <w:lang w:eastAsia="ko-KR"/>
        </w:rPr>
        <w:t xml:space="preserve"> </w:t>
      </w:r>
      <w:r w:rsidR="00BB08AA">
        <w:rPr>
          <w:rFonts w:eastAsia="맑은 고딕" w:hAnsi="MS Gothic" w:hint="eastAsia"/>
          <w:lang w:eastAsia="ko-KR"/>
        </w:rPr>
        <w:t>보이지</w:t>
      </w:r>
      <w:r w:rsidR="00BB08AA">
        <w:rPr>
          <w:rFonts w:eastAsia="맑은 고딕" w:hAnsi="MS Gothic" w:hint="eastAsia"/>
          <w:lang w:eastAsia="ko-KR"/>
        </w:rPr>
        <w:t xml:space="preserve"> </w:t>
      </w:r>
      <w:r w:rsidR="00BB08AA">
        <w:rPr>
          <w:rFonts w:eastAsia="맑은 고딕" w:hAnsi="MS Gothic" w:hint="eastAsia"/>
          <w:lang w:eastAsia="ko-KR"/>
        </w:rPr>
        <w:t>않는</w:t>
      </w:r>
      <w:r w:rsidR="00BB08AA">
        <w:rPr>
          <w:rFonts w:eastAsia="맑은 고딕" w:hAnsi="MS Gothic" w:hint="eastAsia"/>
          <w:lang w:eastAsia="ko-KR"/>
        </w:rPr>
        <w:t xml:space="preserve"> </w:t>
      </w:r>
      <w:r w:rsidR="00BB08AA">
        <w:rPr>
          <w:rFonts w:eastAsia="맑은 고딕" w:hAnsi="MS Gothic" w:hint="eastAsia"/>
          <w:lang w:eastAsia="ko-KR"/>
        </w:rPr>
        <w:t>부분이</w:t>
      </w:r>
      <w:r w:rsidR="00BB08AA">
        <w:rPr>
          <w:rFonts w:eastAsia="맑은 고딕" w:hAnsi="MS Gothic" w:hint="eastAsia"/>
          <w:lang w:eastAsia="ko-KR"/>
        </w:rPr>
        <w:t xml:space="preserve"> </w:t>
      </w:r>
      <w:r w:rsidR="00BB08AA">
        <w:rPr>
          <w:rFonts w:eastAsia="맑은 고딕" w:hAnsi="MS Gothic" w:hint="eastAsia"/>
          <w:lang w:eastAsia="ko-KR"/>
        </w:rPr>
        <w:t>롤</w:t>
      </w:r>
      <w:r w:rsidR="00BB08AA">
        <w:rPr>
          <w:rFonts w:eastAsia="맑은 고딕" w:hAnsi="MS Gothic" w:hint="eastAsia"/>
          <w:lang w:eastAsia="ko-KR"/>
        </w:rPr>
        <w:t xml:space="preserve"> </w:t>
      </w:r>
      <w:r w:rsidR="00BB08AA">
        <w:rPr>
          <w:rFonts w:eastAsia="맑은 고딕" w:hAnsi="MS Gothic" w:hint="eastAsia"/>
          <w:lang w:eastAsia="ko-KR"/>
        </w:rPr>
        <w:t>부분이며</w:t>
      </w:r>
    </w:p>
    <w:p w:rsidR="00BB08AA" w:rsidRDefault="00BB08AA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부분의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휘도를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보고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최소값과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최대값을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입력합니다</w:t>
      </w:r>
      <w:r>
        <w:rPr>
          <w:rFonts w:eastAsia="맑은 고딕" w:hAnsi="MS Gothic" w:hint="eastAsia"/>
          <w:lang w:eastAsia="ko-KR"/>
        </w:rPr>
        <w:t xml:space="preserve">. </w:t>
      </w:r>
      <w:r>
        <w:rPr>
          <w:rFonts w:eastAsia="맑은 고딕" w:hAnsi="MS Gothic" w:hint="eastAsia"/>
          <w:lang w:eastAsia="ko-KR"/>
        </w:rPr>
        <w:t>롤에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설정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부분보다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밝은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부분이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있으면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엣지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검출에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문제가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되기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때문에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만약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코팅부보다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밝은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부분이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있다면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롤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확인이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필요합니다</w:t>
      </w:r>
      <w:r>
        <w:rPr>
          <w:rFonts w:eastAsia="맑은 고딕" w:hAnsi="MS Gothic" w:hint="eastAsia"/>
          <w:lang w:eastAsia="ko-KR"/>
        </w:rPr>
        <w:t>.</w:t>
      </w:r>
    </w:p>
    <w:p w:rsidR="00393253" w:rsidRDefault="00393253" w:rsidP="000F2B5B">
      <w:pPr>
        <w:adjustRightInd w:val="0"/>
        <w:ind w:left="386"/>
        <w:rPr>
          <w:rFonts w:eastAsia="맑은 고딕" w:hAnsi="MS Gothic"/>
          <w:lang w:eastAsia="ko-KR"/>
        </w:rPr>
      </w:pPr>
    </w:p>
    <w:p w:rsidR="00393253" w:rsidRDefault="00777786" w:rsidP="000F2B5B">
      <w:pPr>
        <w:adjustRightInd w:val="0"/>
        <w:ind w:left="386"/>
        <w:rPr>
          <w:rFonts w:eastAsia="맑은 고딕" w:hAnsi="MS Gothic"/>
          <w:lang w:eastAsia="ko-KR"/>
        </w:rPr>
      </w:pPr>
      <w:r w:rsidRPr="00777786">
        <w:rPr>
          <w:rFonts w:hAnsi="MS Gothic"/>
          <w:noProof/>
          <w:snapToGrid/>
          <w:lang w:eastAsia="ko-KR"/>
        </w:rPr>
        <w:lastRenderedPageBreak/>
        <w:pict>
          <v:shape id="그림 92" o:spid="_x0000_i1072" type="#_x0000_t75" style="width:219.15pt;height:102.05pt;visibility:visible">
            <v:imagedata r:id="rId63" o:title=""/>
          </v:shape>
        </w:pict>
      </w:r>
    </w:p>
    <w:p w:rsidR="00BB08AA" w:rsidRDefault="00BB08AA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크기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이상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결함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탭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저장</w:t>
      </w:r>
    </w:p>
    <w:p w:rsidR="00BB08AA" w:rsidRDefault="00B8227F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:</w:t>
      </w:r>
      <w:r w:rsidR="00666171">
        <w:rPr>
          <w:rFonts w:eastAsia="맑은 고딕" w:hAnsi="MS Gothic" w:hint="eastAsia"/>
          <w:lang w:eastAsia="ko-KR"/>
        </w:rPr>
        <w:t xml:space="preserve"> </w:t>
      </w:r>
      <w:r w:rsidR="00666171">
        <w:rPr>
          <w:rFonts w:eastAsia="맑은 고딕" w:hAnsi="MS Gothic" w:hint="eastAsia"/>
          <w:lang w:eastAsia="ko-KR"/>
        </w:rPr>
        <w:t>아래에</w:t>
      </w:r>
      <w:r w:rsidR="00666171">
        <w:rPr>
          <w:rFonts w:eastAsia="맑은 고딕" w:hAnsi="MS Gothic" w:hint="eastAsia"/>
          <w:lang w:eastAsia="ko-KR"/>
        </w:rPr>
        <w:t xml:space="preserve"> </w:t>
      </w:r>
      <w:r w:rsidR="00666171">
        <w:rPr>
          <w:rFonts w:eastAsia="맑은 고딕" w:hAnsi="MS Gothic" w:hint="eastAsia"/>
          <w:lang w:eastAsia="ko-KR"/>
        </w:rPr>
        <w:t>설정된</w:t>
      </w:r>
      <w:r w:rsidR="00666171">
        <w:rPr>
          <w:rFonts w:eastAsia="맑은 고딕" w:hAnsi="MS Gothic" w:hint="eastAsia"/>
          <w:lang w:eastAsia="ko-KR"/>
        </w:rPr>
        <w:t xml:space="preserve"> </w:t>
      </w:r>
      <w:r w:rsidR="00666171">
        <w:rPr>
          <w:rFonts w:eastAsia="맑은 고딕" w:hAnsi="MS Gothic" w:hint="eastAsia"/>
          <w:lang w:eastAsia="ko-KR"/>
        </w:rPr>
        <w:t>크기</w:t>
      </w:r>
      <w:r w:rsidR="00666171">
        <w:rPr>
          <w:rFonts w:eastAsia="맑은 고딕" w:hAnsi="MS Gothic" w:hint="eastAsia"/>
          <w:lang w:eastAsia="ko-KR"/>
        </w:rPr>
        <w:t xml:space="preserve"> </w:t>
      </w:r>
      <w:r w:rsidR="00666171">
        <w:rPr>
          <w:rFonts w:eastAsia="맑은 고딕" w:hAnsi="MS Gothic" w:hint="eastAsia"/>
          <w:lang w:eastAsia="ko-KR"/>
        </w:rPr>
        <w:t>이상의</w:t>
      </w:r>
      <w:r w:rsidR="00666171">
        <w:rPr>
          <w:rFonts w:eastAsia="맑은 고딕" w:hAnsi="MS Gothic" w:hint="eastAsia"/>
          <w:lang w:eastAsia="ko-KR"/>
        </w:rPr>
        <w:t xml:space="preserve"> </w:t>
      </w:r>
      <w:r w:rsidR="00666171">
        <w:rPr>
          <w:rFonts w:eastAsia="맑은 고딕" w:hAnsi="MS Gothic" w:hint="eastAsia"/>
          <w:lang w:eastAsia="ko-KR"/>
        </w:rPr>
        <w:t>결함의</w:t>
      </w:r>
      <w:r w:rsidR="00666171">
        <w:rPr>
          <w:rFonts w:eastAsia="맑은 고딕" w:hAnsi="MS Gothic" w:hint="eastAsia"/>
          <w:lang w:eastAsia="ko-KR"/>
        </w:rPr>
        <w:t xml:space="preserve"> </w:t>
      </w:r>
      <w:r w:rsidR="00666171">
        <w:rPr>
          <w:rFonts w:eastAsia="맑은 고딕" w:hAnsi="MS Gothic" w:hint="eastAsia"/>
          <w:lang w:eastAsia="ko-KR"/>
        </w:rPr>
        <w:t>이미지를</w:t>
      </w:r>
      <w:r w:rsidR="00666171">
        <w:rPr>
          <w:rFonts w:eastAsia="맑은 고딕" w:hAnsi="MS Gothic" w:hint="eastAsia"/>
          <w:lang w:eastAsia="ko-KR"/>
        </w:rPr>
        <w:t xml:space="preserve"> </w:t>
      </w:r>
      <w:r w:rsidR="00666171">
        <w:rPr>
          <w:rFonts w:eastAsia="맑은 고딕" w:hAnsi="MS Gothic" w:hint="eastAsia"/>
          <w:lang w:eastAsia="ko-KR"/>
        </w:rPr>
        <w:t>저장합니다</w:t>
      </w:r>
      <w:r w:rsidR="00666171">
        <w:rPr>
          <w:rFonts w:eastAsia="맑은 고딕" w:hAnsi="MS Gothic" w:hint="eastAsia"/>
          <w:lang w:eastAsia="ko-KR"/>
        </w:rPr>
        <w:t>.</w:t>
      </w:r>
    </w:p>
    <w:p w:rsidR="00B8227F" w:rsidRDefault="005267A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BMP </w:t>
      </w:r>
      <w:r>
        <w:rPr>
          <w:rFonts w:eastAsia="맑은 고딕" w:hAnsi="MS Gothic" w:hint="eastAsia"/>
          <w:lang w:eastAsia="ko-KR"/>
        </w:rPr>
        <w:t>저장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간격</w:t>
      </w:r>
    </w:p>
    <w:p w:rsidR="005267A4" w:rsidRDefault="005267A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: NG</w:t>
      </w:r>
      <w:r>
        <w:rPr>
          <w:rFonts w:eastAsia="맑은 고딕" w:hAnsi="MS Gothic" w:hint="eastAsia"/>
          <w:lang w:eastAsia="ko-KR"/>
        </w:rPr>
        <w:t>만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저장이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선택되지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않고</w:t>
      </w:r>
      <w:r>
        <w:rPr>
          <w:rFonts w:eastAsia="맑은 고딕" w:hAnsi="MS Gothic" w:hint="eastAsia"/>
          <w:lang w:eastAsia="ko-KR"/>
        </w:rPr>
        <w:t xml:space="preserve"> BMP </w:t>
      </w:r>
      <w:r>
        <w:rPr>
          <w:rFonts w:eastAsia="맑은 고딕" w:hAnsi="MS Gothic" w:hint="eastAsia"/>
          <w:lang w:eastAsia="ko-KR"/>
        </w:rPr>
        <w:t>저장간격에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수치가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들어가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있으면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순서에</w:t>
      </w:r>
      <w:r w:rsidR="00582B34">
        <w:rPr>
          <w:rFonts w:eastAsia="맑은 고딕" w:hAnsi="MS Gothic" w:hint="eastAsia"/>
          <w:lang w:eastAsia="ko-KR"/>
        </w:rPr>
        <w:t xml:space="preserve"> </w:t>
      </w:r>
      <w:r w:rsidR="00582B34">
        <w:rPr>
          <w:rFonts w:eastAsia="맑은 고딕" w:hAnsi="MS Gothic" w:hint="eastAsia"/>
          <w:lang w:eastAsia="ko-KR"/>
        </w:rPr>
        <w:t>이미지</w:t>
      </w:r>
      <w:r>
        <w:rPr>
          <w:rFonts w:eastAsia="맑은 고딕" w:hAnsi="MS Gothic" w:hint="eastAsia"/>
          <w:lang w:eastAsia="ko-KR"/>
        </w:rPr>
        <w:t>를</w:t>
      </w:r>
      <w:r>
        <w:rPr>
          <w:rFonts w:eastAsia="맑은 고딕" w:hAnsi="MS Gothic" w:hint="eastAsia"/>
          <w:lang w:eastAsia="ko-KR"/>
        </w:rPr>
        <w:t xml:space="preserve"> 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저장합니다</w:t>
      </w:r>
      <w:r>
        <w:rPr>
          <w:rFonts w:eastAsia="맑은 고딕" w:hAnsi="MS Gothic" w:hint="eastAsia"/>
          <w:lang w:eastAsia="ko-KR"/>
        </w:rPr>
        <w:t>.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( 0 : </w:t>
      </w:r>
      <w:r>
        <w:rPr>
          <w:rFonts w:eastAsia="맑은 고딕" w:hAnsi="MS Gothic" w:hint="eastAsia"/>
          <w:lang w:eastAsia="ko-KR"/>
        </w:rPr>
        <w:t>간격으로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저장안함</w:t>
      </w:r>
      <w:r>
        <w:rPr>
          <w:rFonts w:eastAsia="맑은 고딕" w:hAnsi="MS Gothic" w:hint="eastAsia"/>
          <w:lang w:eastAsia="ko-KR"/>
        </w:rPr>
        <w:t xml:space="preserve">.    1 : </w:t>
      </w:r>
      <w:r>
        <w:rPr>
          <w:rFonts w:eastAsia="맑은 고딕" w:hAnsi="MS Gothic" w:hint="eastAsia"/>
          <w:lang w:eastAsia="ko-KR"/>
        </w:rPr>
        <w:t>모든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이미지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저장</w:t>
      </w:r>
      <w:r>
        <w:rPr>
          <w:rFonts w:eastAsia="맑은 고딕" w:hAnsi="MS Gothic" w:hint="eastAsia"/>
          <w:lang w:eastAsia="ko-KR"/>
        </w:rPr>
        <w:t xml:space="preserve">    </w:t>
      </w:r>
      <w:r>
        <w:rPr>
          <w:rFonts w:eastAsia="맑은 고딕" w:hAnsi="MS Gothic" w:hint="eastAsia"/>
          <w:lang w:eastAsia="ko-KR"/>
        </w:rPr>
        <w:t>이외</w:t>
      </w:r>
      <w:r>
        <w:rPr>
          <w:rFonts w:eastAsia="맑은 고딕" w:hAnsi="MS Gothic" w:hint="eastAsia"/>
          <w:lang w:eastAsia="ko-KR"/>
        </w:rPr>
        <w:t xml:space="preserve"> : </w:t>
      </w: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주기로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이미지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저장</w:t>
      </w:r>
      <w:r>
        <w:rPr>
          <w:rFonts w:eastAsia="맑은 고딕" w:hAnsi="MS Gothic" w:hint="eastAsia"/>
          <w:lang w:eastAsia="ko-KR"/>
        </w:rPr>
        <w:t xml:space="preserve"> )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NG</w:t>
      </w:r>
      <w:r>
        <w:rPr>
          <w:rFonts w:eastAsia="맑은 고딕" w:hAnsi="MS Gothic" w:hint="eastAsia"/>
          <w:lang w:eastAsia="ko-KR"/>
        </w:rPr>
        <w:t>만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저장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: NG </w:t>
      </w:r>
      <w:r>
        <w:rPr>
          <w:rFonts w:eastAsia="맑은 고딕" w:hAnsi="MS Gothic" w:hint="eastAsia"/>
          <w:lang w:eastAsia="ko-KR"/>
        </w:rPr>
        <w:t>판정을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받은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이미지만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저장을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하도록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설정합니다</w:t>
      </w:r>
      <w:r>
        <w:rPr>
          <w:rFonts w:eastAsia="맑은 고딕" w:hAnsi="MS Gothic" w:hint="eastAsia"/>
          <w:lang w:eastAsia="ko-KR"/>
        </w:rPr>
        <w:t>.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( </w:t>
      </w: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설정을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사용하면</w:t>
      </w:r>
      <w:r>
        <w:rPr>
          <w:rFonts w:eastAsia="맑은 고딕" w:hAnsi="MS Gothic" w:hint="eastAsia"/>
          <w:lang w:eastAsia="ko-KR"/>
        </w:rPr>
        <w:t xml:space="preserve"> BMP </w:t>
      </w:r>
      <w:r>
        <w:rPr>
          <w:rFonts w:eastAsia="맑은 고딕" w:hAnsi="MS Gothic" w:hint="eastAsia"/>
          <w:lang w:eastAsia="ko-KR"/>
        </w:rPr>
        <w:t>저장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간격의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간격으로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저장은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하지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않습니다</w:t>
      </w:r>
      <w:r>
        <w:rPr>
          <w:rFonts w:eastAsia="맑은 고딕" w:hAnsi="MS Gothic" w:hint="eastAsia"/>
          <w:lang w:eastAsia="ko-KR"/>
        </w:rPr>
        <w:t>. )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비교처리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미사용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: 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NG Stop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: NG </w:t>
      </w:r>
      <w:r>
        <w:rPr>
          <w:rFonts w:eastAsia="맑은 고딕" w:hAnsi="MS Gothic" w:hint="eastAsia"/>
          <w:lang w:eastAsia="ko-KR"/>
        </w:rPr>
        <w:t>탭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발생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시</w:t>
      </w:r>
      <w:r>
        <w:rPr>
          <w:rFonts w:eastAsia="맑은 고딕" w:hAnsi="MS Gothic" w:hint="eastAsia"/>
          <w:lang w:eastAsia="ko-KR"/>
        </w:rPr>
        <w:t xml:space="preserve">, STOP </w:t>
      </w:r>
      <w:r>
        <w:rPr>
          <w:rFonts w:eastAsia="맑은 고딕" w:hAnsi="MS Gothic" w:hint="eastAsia"/>
          <w:lang w:eastAsia="ko-KR"/>
        </w:rPr>
        <w:t>신호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관련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동작을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사용하기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위해서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설정합니다</w:t>
      </w:r>
      <w:r>
        <w:rPr>
          <w:rFonts w:eastAsia="맑은 고딕" w:hAnsi="MS Gothic" w:hint="eastAsia"/>
          <w:lang w:eastAsia="ko-KR"/>
        </w:rPr>
        <w:t>.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설정을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선택하면</w:t>
      </w:r>
      <w:r>
        <w:rPr>
          <w:rFonts w:eastAsia="맑은 고딕" w:hAnsi="MS Gothic" w:hint="eastAsia"/>
          <w:lang w:eastAsia="ko-KR"/>
        </w:rPr>
        <w:t xml:space="preserve"> NG </w:t>
      </w:r>
      <w:r>
        <w:rPr>
          <w:rFonts w:eastAsia="맑은 고딕" w:hAnsi="MS Gothic" w:hint="eastAsia"/>
          <w:lang w:eastAsia="ko-KR"/>
        </w:rPr>
        <w:t>탭이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발생하면</w:t>
      </w:r>
      <w:r>
        <w:rPr>
          <w:rFonts w:eastAsia="맑은 고딕" w:hAnsi="MS Gothic" w:hint="eastAsia"/>
          <w:lang w:eastAsia="ko-KR"/>
        </w:rPr>
        <w:t xml:space="preserve"> PLC</w:t>
      </w:r>
      <w:r>
        <w:rPr>
          <w:rFonts w:eastAsia="맑은 고딕" w:hAnsi="MS Gothic" w:hint="eastAsia"/>
          <w:lang w:eastAsia="ko-KR"/>
        </w:rPr>
        <w:t>로</w:t>
      </w:r>
      <w:r>
        <w:rPr>
          <w:rFonts w:eastAsia="맑은 고딕" w:hAnsi="MS Gothic" w:hint="eastAsia"/>
          <w:lang w:eastAsia="ko-KR"/>
        </w:rPr>
        <w:t xml:space="preserve"> NG Stop </w:t>
      </w:r>
      <w:r>
        <w:rPr>
          <w:rFonts w:eastAsia="맑은 고딕" w:hAnsi="MS Gothic" w:hint="eastAsia"/>
          <w:lang w:eastAsia="ko-KR"/>
        </w:rPr>
        <w:t>신호를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출력합니다</w:t>
      </w:r>
      <w:r>
        <w:rPr>
          <w:rFonts w:eastAsia="맑은 고딕" w:hAnsi="MS Gothic" w:hint="eastAsia"/>
          <w:lang w:eastAsia="ko-KR"/>
        </w:rPr>
        <w:t>.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(</w:t>
      </w:r>
      <w:r>
        <w:rPr>
          <w:rFonts w:eastAsia="맑은 고딕" w:hAnsi="MS Gothic" w:hint="eastAsia"/>
          <w:lang w:eastAsia="ko-KR"/>
        </w:rPr>
        <w:t>단</w:t>
      </w:r>
      <w:r>
        <w:rPr>
          <w:rFonts w:eastAsia="맑은 고딕" w:hAnsi="MS Gothic" w:hint="eastAsia"/>
          <w:lang w:eastAsia="ko-KR"/>
        </w:rPr>
        <w:t xml:space="preserve">, </w:t>
      </w: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기능을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사용하기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위해서는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시스템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설정의</w:t>
      </w:r>
      <w:r>
        <w:rPr>
          <w:rFonts w:eastAsia="맑은 고딕" w:hAnsi="MS Gothic" w:hint="eastAsia"/>
          <w:lang w:eastAsia="ko-KR"/>
        </w:rPr>
        <w:t xml:space="preserve"> NG STOP</w:t>
      </w:r>
      <w:r>
        <w:rPr>
          <w:rFonts w:eastAsia="맑은 고딕" w:hAnsi="MS Gothic" w:hint="eastAsia"/>
          <w:lang w:eastAsia="ko-KR"/>
        </w:rPr>
        <w:t>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활성화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되어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있어야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합니다</w:t>
      </w:r>
      <w:r>
        <w:rPr>
          <w:rFonts w:eastAsia="맑은 고딕" w:hAnsi="MS Gothic" w:hint="eastAsia"/>
          <w:lang w:eastAsia="ko-KR"/>
        </w:rPr>
        <w:t xml:space="preserve">. 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시스템</w:t>
      </w:r>
      <w:r>
        <w:rPr>
          <w:rFonts w:eastAsia="맑은 고딕" w:hAnsi="MS Gothic" w:hint="eastAsia"/>
          <w:lang w:eastAsia="ko-KR"/>
        </w:rPr>
        <w:t xml:space="preserve"> Setting</w:t>
      </w:r>
      <w:r>
        <w:rPr>
          <w:rFonts w:eastAsia="맑은 고딕" w:hAnsi="MS Gothic" w:hint="eastAsia"/>
          <w:lang w:eastAsia="ko-KR"/>
        </w:rPr>
        <w:t>의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기능을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활성화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하고</w:t>
      </w:r>
      <w:r>
        <w:rPr>
          <w:rFonts w:eastAsia="맑은 고딕" w:hAnsi="MS Gothic" w:hint="eastAsia"/>
          <w:lang w:eastAsia="ko-KR"/>
        </w:rPr>
        <w:t>, Recipe</w:t>
      </w:r>
      <w:r>
        <w:rPr>
          <w:rFonts w:eastAsia="맑은 고딕" w:hAnsi="MS Gothic" w:hint="eastAsia"/>
          <w:lang w:eastAsia="ko-KR"/>
        </w:rPr>
        <w:t>에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기능을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활성화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해야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합니다</w:t>
      </w:r>
      <w:r>
        <w:rPr>
          <w:rFonts w:eastAsia="맑은 고딕" w:hAnsi="MS Gothic" w:hint="eastAsia"/>
          <w:lang w:eastAsia="ko-KR"/>
        </w:rPr>
        <w:t>. )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다크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강조</w:t>
      </w:r>
    </w:p>
    <w:p w:rsidR="00582B3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 xml:space="preserve">: </w:t>
      </w:r>
      <w:r>
        <w:rPr>
          <w:rFonts w:eastAsia="맑은 고딕" w:hAnsi="MS Gothic" w:hint="eastAsia"/>
          <w:lang w:eastAsia="ko-KR"/>
        </w:rPr>
        <w:t>비교처리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시에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어두운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부분을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더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어둡게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처리하기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위해서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설정합니다</w:t>
      </w:r>
      <w:r>
        <w:rPr>
          <w:rFonts w:eastAsia="맑은 고딕" w:hAnsi="MS Gothic" w:hint="eastAsia"/>
          <w:lang w:eastAsia="ko-KR"/>
        </w:rPr>
        <w:t>.</w:t>
      </w:r>
    </w:p>
    <w:p w:rsidR="00582B34" w:rsidRPr="005267A4" w:rsidRDefault="00582B34" w:rsidP="00C366AA">
      <w:pPr>
        <w:adjustRightInd w:val="0"/>
        <w:snapToGrid w:val="0"/>
        <w:ind w:left="386"/>
        <w:rPr>
          <w:rFonts w:eastAsia="맑은 고딕" w:hAnsi="MS Gothic"/>
          <w:lang w:eastAsia="ko-KR"/>
        </w:rPr>
      </w:pPr>
      <w:r>
        <w:rPr>
          <w:rFonts w:eastAsia="맑은 고딕" w:hAnsi="MS Gothic" w:hint="eastAsia"/>
          <w:lang w:eastAsia="ko-KR"/>
        </w:rPr>
        <w:t>해당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기능을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사용하면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기존에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어두운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부분을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더욱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어둡게</w:t>
      </w:r>
      <w:r>
        <w:rPr>
          <w:rFonts w:eastAsia="맑은 고딕" w:hAnsi="MS Gothic" w:hint="eastAsia"/>
          <w:lang w:eastAsia="ko-KR"/>
        </w:rPr>
        <w:t xml:space="preserve"> </w:t>
      </w:r>
      <w:r>
        <w:rPr>
          <w:rFonts w:eastAsia="맑은 고딕" w:hAnsi="MS Gothic" w:hint="eastAsia"/>
          <w:lang w:eastAsia="ko-KR"/>
        </w:rPr>
        <w:t>처리합니다</w:t>
      </w:r>
      <w:r>
        <w:rPr>
          <w:rFonts w:eastAsia="맑은 고딕" w:hAnsi="MS Gothic" w:hint="eastAsia"/>
          <w:lang w:eastAsia="ko-KR"/>
        </w:rPr>
        <w:t>.</w:t>
      </w:r>
    </w:p>
    <w:p w:rsidR="006C6455" w:rsidRDefault="006C6455" w:rsidP="006C6455">
      <w:pPr>
        <w:tabs>
          <w:tab w:val="left" w:pos="2702"/>
        </w:tabs>
        <w:rPr>
          <w:rFonts w:ascii="MS Gothic" w:eastAsia="맑은 고딕" w:hAnsi="MS Gothic"/>
          <w:lang w:eastAsia="ko-KR"/>
        </w:rPr>
      </w:pPr>
    </w:p>
    <w:p w:rsidR="00D25B92" w:rsidRDefault="00D25B92" w:rsidP="006C6455">
      <w:pPr>
        <w:tabs>
          <w:tab w:val="left" w:pos="2702"/>
        </w:tabs>
        <w:rPr>
          <w:rFonts w:eastAsia="맑은 고딕"/>
          <w:lang w:eastAsia="ko-KR"/>
        </w:rPr>
      </w:pPr>
    </w:p>
    <w:p w:rsidR="00C366AA" w:rsidRDefault="00C366AA" w:rsidP="006C6455">
      <w:pPr>
        <w:tabs>
          <w:tab w:val="left" w:pos="2702"/>
        </w:tabs>
        <w:rPr>
          <w:rFonts w:eastAsia="맑은 고딕"/>
          <w:lang w:eastAsia="ko-KR"/>
        </w:rPr>
      </w:pPr>
    </w:p>
    <w:p w:rsidR="00C366AA" w:rsidRDefault="00C366AA" w:rsidP="006C6455">
      <w:pPr>
        <w:tabs>
          <w:tab w:val="left" w:pos="2702"/>
        </w:tabs>
        <w:rPr>
          <w:rFonts w:eastAsia="맑은 고딕"/>
          <w:lang w:eastAsia="ko-KR"/>
        </w:rPr>
      </w:pPr>
    </w:p>
    <w:p w:rsidR="00C366AA" w:rsidRDefault="00C366AA" w:rsidP="006C6455">
      <w:pPr>
        <w:tabs>
          <w:tab w:val="left" w:pos="2702"/>
        </w:tabs>
        <w:rPr>
          <w:rFonts w:eastAsia="맑은 고딕"/>
          <w:lang w:eastAsia="ko-KR"/>
        </w:rPr>
      </w:pPr>
    </w:p>
    <w:p w:rsidR="00C366AA" w:rsidRDefault="00C366AA" w:rsidP="006C6455">
      <w:pPr>
        <w:tabs>
          <w:tab w:val="left" w:pos="2702"/>
        </w:tabs>
        <w:rPr>
          <w:rFonts w:eastAsia="맑은 고딕"/>
          <w:lang w:eastAsia="ko-KR"/>
        </w:rPr>
      </w:pPr>
    </w:p>
    <w:p w:rsidR="00C366AA" w:rsidRDefault="00C366AA" w:rsidP="006C6455">
      <w:pPr>
        <w:tabs>
          <w:tab w:val="left" w:pos="2702"/>
        </w:tabs>
        <w:rPr>
          <w:rFonts w:eastAsia="맑은 고딕"/>
          <w:lang w:eastAsia="ko-KR"/>
        </w:rPr>
      </w:pPr>
    </w:p>
    <w:p w:rsidR="00C366AA" w:rsidRDefault="00C366AA" w:rsidP="006C6455">
      <w:pPr>
        <w:tabs>
          <w:tab w:val="left" w:pos="2702"/>
        </w:tabs>
        <w:rPr>
          <w:rFonts w:eastAsia="맑은 고딕"/>
          <w:lang w:eastAsia="ko-KR"/>
        </w:rPr>
      </w:pPr>
    </w:p>
    <w:p w:rsidR="00C366AA" w:rsidRDefault="00C366AA" w:rsidP="006C6455">
      <w:pPr>
        <w:tabs>
          <w:tab w:val="left" w:pos="2702"/>
        </w:tabs>
        <w:rPr>
          <w:rFonts w:eastAsia="맑은 고딕"/>
          <w:lang w:eastAsia="ko-KR"/>
        </w:rPr>
      </w:pPr>
    </w:p>
    <w:p w:rsidR="00C366AA" w:rsidRDefault="00C366AA" w:rsidP="006C6455">
      <w:pPr>
        <w:tabs>
          <w:tab w:val="left" w:pos="2702"/>
        </w:tabs>
        <w:rPr>
          <w:rFonts w:eastAsia="맑은 고딕"/>
          <w:lang w:eastAsia="ko-KR"/>
        </w:rPr>
      </w:pPr>
    </w:p>
    <w:p w:rsidR="00C366AA" w:rsidRDefault="00C366AA" w:rsidP="006C6455">
      <w:pPr>
        <w:tabs>
          <w:tab w:val="left" w:pos="2702"/>
        </w:tabs>
        <w:rPr>
          <w:rFonts w:eastAsia="맑은 고딕"/>
          <w:lang w:eastAsia="ko-KR"/>
        </w:rPr>
      </w:pPr>
    </w:p>
    <w:p w:rsidR="00C366AA" w:rsidRDefault="00C366AA" w:rsidP="006C6455">
      <w:pPr>
        <w:tabs>
          <w:tab w:val="left" w:pos="2702"/>
        </w:tabs>
        <w:rPr>
          <w:rFonts w:eastAsia="맑은 고딕"/>
          <w:lang w:eastAsia="ko-KR"/>
        </w:rPr>
      </w:pPr>
    </w:p>
    <w:p w:rsidR="00C366AA" w:rsidRPr="00D25B92" w:rsidRDefault="00C366AA" w:rsidP="006C6455">
      <w:pPr>
        <w:tabs>
          <w:tab w:val="left" w:pos="2702"/>
        </w:tabs>
        <w:rPr>
          <w:rFonts w:eastAsia="맑은 고딕"/>
          <w:lang w:eastAsia="ko-KR"/>
        </w:rPr>
      </w:pPr>
    </w:p>
    <w:p w:rsidR="006C6455" w:rsidRDefault="0090565D" w:rsidP="0090565D">
      <w:pPr>
        <w:pStyle w:val="1"/>
        <w:rPr>
          <w:lang w:eastAsia="ko-KR"/>
        </w:rPr>
      </w:pPr>
      <w:bookmarkStart w:id="38" w:name="_Toc107853717"/>
      <w:r>
        <w:rPr>
          <w:rFonts w:ascii="Batang" w:eastAsia="Batang" w:hAnsi="Batang" w:cs="Batang" w:hint="eastAsia"/>
          <w:lang w:eastAsia="ko-KR"/>
        </w:rPr>
        <w:lastRenderedPageBreak/>
        <w:t>시스템 설정</w:t>
      </w:r>
      <w:bookmarkEnd w:id="38"/>
    </w:p>
    <w:p w:rsidR="00393253" w:rsidRDefault="0090565D" w:rsidP="0090565D">
      <w:pPr>
        <w:adjustRightInd w:val="0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이하의 기술되지 않은 설정값에 대해서는, 변경 하지 말아주세요.</w:t>
      </w:r>
    </w:p>
    <w:p w:rsidR="0090565D" w:rsidRDefault="0090565D" w:rsidP="0090565D">
      <w:pPr>
        <w:adjustRightInd w:val="0"/>
        <w:ind w:left="193"/>
        <w:rPr>
          <w:lang w:eastAsia="ko-KR"/>
        </w:rPr>
      </w:pPr>
    </w:p>
    <w:p w:rsidR="0090565D" w:rsidRDefault="00777786" w:rsidP="0090565D">
      <w:pPr>
        <w:adjustRightInd w:val="0"/>
        <w:ind w:left="193"/>
        <w:rPr>
          <w:lang w:eastAsia="ko-KR"/>
        </w:rPr>
      </w:pPr>
      <w:r w:rsidRPr="00777786">
        <w:rPr>
          <w:noProof/>
          <w:snapToGrid/>
          <w:lang w:eastAsia="ko-KR"/>
        </w:rPr>
        <w:pict>
          <v:shape id="그림 55" o:spid="_x0000_i1073" type="#_x0000_t75" style="width:481.45pt;height:430.75pt;visibility:visible">
            <v:imagedata r:id="rId64" o:title=""/>
          </v:shape>
        </w:pict>
      </w:r>
    </w:p>
    <w:p w:rsidR="0090565D" w:rsidRDefault="00CD57AD" w:rsidP="00CD57AD">
      <w:pPr>
        <w:adjustRightInd w:val="0"/>
        <w:snapToGrid w:val="0"/>
        <w:ind w:left="193"/>
        <w:rPr>
          <w:rFonts w:ascii="メイリオ" w:eastAsia="맑은 고딕" w:hAnsi="メイリオ"/>
          <w:lang w:eastAsia="ko-KR"/>
        </w:rPr>
      </w:pPr>
      <w:r>
        <w:rPr>
          <w:rFonts w:ascii="맑은 고딕" w:eastAsia="맑은 고딕" w:hAnsi="맑은 고딕" w:cs="Batang" w:hint="eastAsia"/>
          <w:lang w:eastAsia="ko-KR"/>
        </w:rPr>
        <w:t>검사 장비 설정( 양극/음극 )</w:t>
      </w:r>
    </w:p>
    <w:p w:rsidR="00CD57AD" w:rsidRPr="00CD57AD" w:rsidRDefault="00CD57AD" w:rsidP="00CD57AD">
      <w:pPr>
        <w:adjustRightInd w:val="0"/>
        <w:snapToGrid w:val="0"/>
        <w:ind w:left="193"/>
        <w:rPr>
          <w:rFonts w:ascii="メイリオ" w:eastAsia="맑은 고딕" w:hAnsi="メイリオ"/>
          <w:lang w:eastAsia="ko-KR"/>
        </w:rPr>
      </w:pPr>
      <w:r>
        <w:rPr>
          <w:rFonts w:ascii="メイリオ" w:eastAsia="맑은 고딕" w:hAnsi="メイリオ" w:hint="eastAsia"/>
          <w:lang w:eastAsia="ko-KR"/>
        </w:rPr>
        <w:t xml:space="preserve">: </w:t>
      </w:r>
      <w:r>
        <w:rPr>
          <w:rFonts w:ascii="メイリオ" w:eastAsia="맑은 고딕" w:hAnsi="メイリオ" w:hint="eastAsia"/>
          <w:lang w:eastAsia="ko-KR"/>
        </w:rPr>
        <w:t>검사</w:t>
      </w:r>
      <w:r>
        <w:rPr>
          <w:rFonts w:ascii="メイリオ" w:eastAsia="맑은 고딕" w:hAnsi="メイリオ" w:hint="eastAsia"/>
          <w:lang w:eastAsia="ko-KR"/>
        </w:rPr>
        <w:t xml:space="preserve"> </w:t>
      </w:r>
      <w:r>
        <w:rPr>
          <w:rFonts w:ascii="メイリオ" w:eastAsia="맑은 고딕" w:hAnsi="メイリオ" w:hint="eastAsia"/>
          <w:lang w:eastAsia="ko-KR"/>
        </w:rPr>
        <w:t>장비의</w:t>
      </w:r>
      <w:r>
        <w:rPr>
          <w:rFonts w:ascii="メイリオ" w:eastAsia="맑은 고딕" w:hAnsi="メイリオ" w:hint="eastAsia"/>
          <w:lang w:eastAsia="ko-KR"/>
        </w:rPr>
        <w:t xml:space="preserve"> </w:t>
      </w:r>
      <w:r>
        <w:rPr>
          <w:rFonts w:ascii="メイリオ" w:eastAsia="맑은 고딕" w:hAnsi="メイリオ" w:hint="eastAsia"/>
          <w:lang w:eastAsia="ko-KR"/>
        </w:rPr>
        <w:t>검사</w:t>
      </w:r>
      <w:r>
        <w:rPr>
          <w:rFonts w:ascii="メイリオ" w:eastAsia="맑은 고딕" w:hAnsi="メイリオ" w:hint="eastAsia"/>
          <w:lang w:eastAsia="ko-KR"/>
        </w:rPr>
        <w:t xml:space="preserve"> </w:t>
      </w:r>
      <w:r>
        <w:rPr>
          <w:rFonts w:ascii="メイリオ" w:eastAsia="맑은 고딕" w:hAnsi="メイリオ" w:hint="eastAsia"/>
          <w:lang w:eastAsia="ko-KR"/>
        </w:rPr>
        <w:t>타입을</w:t>
      </w:r>
      <w:r>
        <w:rPr>
          <w:rFonts w:ascii="メイリオ" w:eastAsia="맑은 고딕" w:hAnsi="メイリオ" w:hint="eastAsia"/>
          <w:lang w:eastAsia="ko-KR"/>
        </w:rPr>
        <w:t xml:space="preserve"> </w:t>
      </w:r>
      <w:r>
        <w:rPr>
          <w:rFonts w:ascii="メイリオ" w:eastAsia="맑은 고딕" w:hAnsi="メイリオ" w:hint="eastAsia"/>
          <w:lang w:eastAsia="ko-KR"/>
        </w:rPr>
        <w:t>설정합니다</w:t>
      </w:r>
      <w:r>
        <w:rPr>
          <w:rFonts w:ascii="メイリオ" w:eastAsia="맑은 고딕" w:hAnsi="メイリオ" w:hint="eastAsia"/>
          <w:lang w:eastAsia="ko-KR"/>
        </w:rPr>
        <w:t xml:space="preserve">. </w:t>
      </w:r>
      <w:r>
        <w:rPr>
          <w:rFonts w:ascii="メイリオ" w:eastAsia="맑은 고딕" w:hAnsi="メイリオ" w:hint="eastAsia"/>
          <w:lang w:eastAsia="ko-KR"/>
        </w:rPr>
        <w:t>양극</w:t>
      </w:r>
      <w:r>
        <w:rPr>
          <w:rFonts w:ascii="メイリオ" w:eastAsia="맑은 고딕" w:hAnsi="メイリオ" w:hint="eastAsia"/>
          <w:lang w:eastAsia="ko-KR"/>
        </w:rPr>
        <w:t xml:space="preserve">, </w:t>
      </w:r>
      <w:r>
        <w:rPr>
          <w:rFonts w:ascii="メイリオ" w:eastAsia="맑은 고딕" w:hAnsi="メイリオ" w:hint="eastAsia"/>
          <w:lang w:eastAsia="ko-KR"/>
        </w:rPr>
        <w:t>음극</w:t>
      </w:r>
      <w:r>
        <w:rPr>
          <w:rFonts w:ascii="メイリオ" w:eastAsia="맑은 고딕" w:hAnsi="メイリオ" w:hint="eastAsia"/>
          <w:lang w:eastAsia="ko-KR"/>
        </w:rPr>
        <w:t xml:space="preserve"> </w:t>
      </w:r>
      <w:r>
        <w:rPr>
          <w:rFonts w:ascii="メイリオ" w:eastAsia="맑은 고딕" w:hAnsi="メイリオ" w:hint="eastAsia"/>
          <w:lang w:eastAsia="ko-KR"/>
        </w:rPr>
        <w:t>여부를</w:t>
      </w:r>
      <w:r>
        <w:rPr>
          <w:rFonts w:ascii="メイリオ" w:eastAsia="맑은 고딕" w:hAnsi="メイリオ" w:hint="eastAsia"/>
          <w:lang w:eastAsia="ko-KR"/>
        </w:rPr>
        <w:t xml:space="preserve"> </w:t>
      </w:r>
      <w:r>
        <w:rPr>
          <w:rFonts w:ascii="メイリオ" w:eastAsia="맑은 고딕" w:hAnsi="メイリオ" w:hint="eastAsia"/>
          <w:lang w:eastAsia="ko-KR"/>
        </w:rPr>
        <w:t>설정할</w:t>
      </w:r>
      <w:r>
        <w:rPr>
          <w:rFonts w:ascii="メイリオ" w:eastAsia="맑은 고딕" w:hAnsi="メイリオ" w:hint="eastAsia"/>
          <w:lang w:eastAsia="ko-KR"/>
        </w:rPr>
        <w:t xml:space="preserve"> </w:t>
      </w:r>
      <w:r>
        <w:rPr>
          <w:rFonts w:ascii="メイリオ" w:eastAsia="맑은 고딕" w:hAnsi="メイリオ" w:hint="eastAsia"/>
          <w:lang w:eastAsia="ko-KR"/>
        </w:rPr>
        <w:t>수</w:t>
      </w:r>
      <w:r>
        <w:rPr>
          <w:rFonts w:ascii="メイリオ" w:eastAsia="맑은 고딕" w:hAnsi="メイリオ" w:hint="eastAsia"/>
          <w:lang w:eastAsia="ko-KR"/>
        </w:rPr>
        <w:t xml:space="preserve"> </w:t>
      </w:r>
      <w:r>
        <w:rPr>
          <w:rFonts w:ascii="メイリオ" w:eastAsia="맑은 고딕" w:hAnsi="メイリオ" w:hint="eastAsia"/>
          <w:lang w:eastAsia="ko-KR"/>
        </w:rPr>
        <w:t>있습니다</w:t>
      </w:r>
      <w:r>
        <w:rPr>
          <w:rFonts w:ascii="メイリオ" w:eastAsia="맑은 고딕" w:hAnsi="メイリオ" w:hint="eastAsia"/>
          <w:lang w:eastAsia="ko-KR"/>
        </w:rPr>
        <w:t>.</w:t>
      </w:r>
    </w:p>
    <w:p w:rsidR="00CD57AD" w:rsidRDefault="00CD57AD" w:rsidP="0090565D">
      <w:pPr>
        <w:adjustRightInd w:val="0"/>
        <w:snapToGrid w:val="0"/>
        <w:ind w:left="193"/>
        <w:rPr>
          <w:rFonts w:ascii="맑은 고딕" w:eastAsia="맑은 고딕" w:hAnsi="맑은 고딕" w:cs="Batang"/>
          <w:lang w:eastAsia="ko-KR"/>
        </w:rPr>
      </w:pPr>
      <w:r>
        <w:rPr>
          <w:rFonts w:ascii="맑은 고딕" w:eastAsia="맑은 고딕" w:hAnsi="맑은 고딕" w:cs="Batang" w:hint="eastAsia"/>
          <w:lang w:eastAsia="ko-KR"/>
        </w:rPr>
        <w:t>카메라 파라메터</w:t>
      </w:r>
    </w:p>
    <w:p w:rsidR="0090565D" w:rsidRDefault="0090565D" w:rsidP="0090565D">
      <w:pPr>
        <w:adjustRightInd w:val="0"/>
        <w:snapToGrid w:val="0"/>
        <w:ind w:left="193"/>
        <w:rPr>
          <w:rFonts w:ascii="맑은 고딕" w:eastAsia="맑은 고딕" w:hAnsi="맑은 고딕" w:cs="Batang"/>
          <w:lang w:eastAsia="ko-KR"/>
        </w:rPr>
      </w:pPr>
      <w:r w:rsidRPr="008830FB">
        <w:rPr>
          <w:rFonts w:ascii="メイリオ" w:hAnsi="メイリオ" w:hint="eastAsia"/>
          <w:lang w:eastAsia="ko-KR"/>
        </w:rPr>
        <w:t>：</w:t>
      </w:r>
      <w:r w:rsidR="00CD57AD">
        <w:rPr>
          <w:rFonts w:ascii="맑은 고딕" w:eastAsia="맑은 고딕" w:hAnsi="맑은 고딕" w:cs="Batang" w:hint="eastAsia"/>
          <w:lang w:eastAsia="ko-KR"/>
        </w:rPr>
        <w:t>카메라와 관련된 파라메터를 설정할 수 있습니다.</w:t>
      </w:r>
    </w:p>
    <w:p w:rsidR="00CD57AD" w:rsidRDefault="00CD57AD" w:rsidP="0090565D">
      <w:pPr>
        <w:adjustRightInd w:val="0"/>
        <w:snapToGrid w:val="0"/>
        <w:ind w:left="193"/>
        <w:rPr>
          <w:rFonts w:ascii="맑은 고딕" w:eastAsia="맑은 고딕" w:hAnsi="맑은 고딕" w:cs="Batang"/>
          <w:lang w:eastAsia="ko-KR"/>
        </w:rPr>
      </w:pPr>
      <w:r>
        <w:rPr>
          <w:rFonts w:ascii="맑은 고딕" w:eastAsia="맑은 고딕" w:hAnsi="맑은 고딕" w:cs="Batang" w:hint="eastAsia"/>
          <w:lang w:eastAsia="ko-KR"/>
        </w:rPr>
        <w:t>평균처리</w:t>
      </w:r>
    </w:p>
    <w:p w:rsidR="00CD57AD" w:rsidRDefault="00CD57AD" w:rsidP="0090565D">
      <w:pPr>
        <w:adjustRightInd w:val="0"/>
        <w:snapToGrid w:val="0"/>
        <w:ind w:left="193"/>
        <w:rPr>
          <w:rFonts w:ascii="맑은 고딕" w:eastAsia="맑은 고딕" w:hAnsi="맑은 고딕" w:cs="Batang"/>
          <w:lang w:eastAsia="ko-KR"/>
        </w:rPr>
      </w:pPr>
      <w:r>
        <w:rPr>
          <w:rFonts w:ascii="맑은 고딕" w:eastAsia="맑은 고딕" w:hAnsi="맑은 고딕" w:cs="Batang" w:hint="eastAsia"/>
          <w:lang w:eastAsia="ko-KR"/>
        </w:rPr>
        <w:t>:</w:t>
      </w:r>
    </w:p>
    <w:p w:rsidR="00CD57AD" w:rsidRDefault="00CD57AD" w:rsidP="0090565D">
      <w:pPr>
        <w:adjustRightInd w:val="0"/>
        <w:snapToGrid w:val="0"/>
        <w:ind w:left="193"/>
        <w:rPr>
          <w:rFonts w:ascii="맑은 고딕" w:eastAsia="맑은 고딕" w:hAnsi="맑은 고딕" w:cs="Batang"/>
          <w:lang w:eastAsia="ko-KR"/>
        </w:rPr>
      </w:pPr>
      <w:r>
        <w:rPr>
          <w:rFonts w:ascii="맑은 고딕" w:eastAsia="맑은 고딕" w:hAnsi="맑은 고딕" w:cs="Batang" w:hint="eastAsia"/>
          <w:lang w:eastAsia="ko-KR"/>
        </w:rPr>
        <w:t>분해능</w:t>
      </w:r>
    </w:p>
    <w:p w:rsidR="00CD57AD" w:rsidRDefault="00CD57AD" w:rsidP="0090565D">
      <w:pPr>
        <w:adjustRightInd w:val="0"/>
        <w:snapToGrid w:val="0"/>
        <w:ind w:left="193"/>
        <w:rPr>
          <w:rFonts w:ascii="맑은 고딕" w:eastAsia="맑은 고딕" w:hAnsi="맑은 고딕" w:cs="Batang"/>
          <w:lang w:eastAsia="ko-KR"/>
        </w:rPr>
      </w:pPr>
      <w:r>
        <w:rPr>
          <w:rFonts w:ascii="맑은 고딕" w:eastAsia="맑은 고딕" w:hAnsi="맑은 고딕" w:cs="Batang" w:hint="eastAsia"/>
          <w:lang w:eastAsia="ko-KR"/>
        </w:rPr>
        <w:t>: 카메라의 분해능과 관련된 부분을 설정합니다.</w:t>
      </w:r>
    </w:p>
    <w:p w:rsidR="00CD57AD" w:rsidRDefault="00CD57AD" w:rsidP="0090565D">
      <w:pPr>
        <w:adjustRightInd w:val="0"/>
        <w:snapToGrid w:val="0"/>
        <w:ind w:left="193"/>
        <w:rPr>
          <w:rFonts w:ascii="맑은 고딕" w:eastAsia="맑은 고딕" w:hAnsi="맑은 고딕" w:cs="Batang"/>
          <w:lang w:eastAsia="ko-KR"/>
        </w:rPr>
      </w:pPr>
      <w:r>
        <w:rPr>
          <w:rFonts w:ascii="맑은 고딕" w:eastAsia="맑은 고딕" w:hAnsi="맑은 고딕" w:cs="Batang" w:hint="eastAsia"/>
          <w:lang w:eastAsia="ko-KR"/>
        </w:rPr>
        <w:t>외부 동기 사용( 해제시 내부동기 )</w:t>
      </w:r>
    </w:p>
    <w:p w:rsidR="00CD57AD" w:rsidRDefault="00CD57AD" w:rsidP="0090565D">
      <w:pPr>
        <w:adjustRightInd w:val="0"/>
        <w:snapToGrid w:val="0"/>
        <w:ind w:left="193"/>
        <w:rPr>
          <w:rFonts w:ascii="맑은 고딕" w:eastAsia="맑은 고딕" w:hAnsi="맑은 고딕" w:cs="Batang"/>
          <w:lang w:eastAsia="ko-KR"/>
        </w:rPr>
      </w:pPr>
      <w:r>
        <w:rPr>
          <w:rFonts w:ascii="맑은 고딕" w:eastAsia="맑은 고딕" w:hAnsi="맑은 고딕" w:cs="Batang" w:hint="eastAsia"/>
          <w:lang w:eastAsia="ko-KR"/>
        </w:rPr>
        <w:t>: 트리거를 사용해서 검사를 진행할 경우, 외부 동기를 사용하고 아닐 경우, 내부 동기 사용</w:t>
      </w:r>
      <w:r w:rsidR="00E41F16">
        <w:rPr>
          <w:rFonts w:ascii="맑은 고딕" w:eastAsia="맑은 고딕" w:hAnsi="맑은 고딕" w:cs="Batang" w:hint="eastAsia"/>
          <w:lang w:eastAsia="ko-KR"/>
        </w:rPr>
        <w:t>합니다.</w:t>
      </w:r>
    </w:p>
    <w:p w:rsidR="00E41F16" w:rsidRDefault="00E41F16" w:rsidP="0090565D">
      <w:pPr>
        <w:adjustRightInd w:val="0"/>
        <w:snapToGrid w:val="0"/>
        <w:ind w:left="193"/>
        <w:rPr>
          <w:rFonts w:ascii="맑은 고딕" w:eastAsia="맑은 고딕" w:hAnsi="맑은 고딕" w:cs="Batang"/>
          <w:lang w:eastAsia="ko-KR"/>
        </w:rPr>
      </w:pPr>
      <w:r>
        <w:rPr>
          <w:rFonts w:ascii="맑은 고딕" w:eastAsia="맑은 고딕" w:hAnsi="맑은 고딕" w:cs="Batang" w:hint="eastAsia"/>
          <w:lang w:eastAsia="ko-KR"/>
        </w:rPr>
        <w:lastRenderedPageBreak/>
        <w:t>MACHINE ID</w:t>
      </w:r>
    </w:p>
    <w:p w:rsidR="00E41F16" w:rsidRDefault="00E41F16" w:rsidP="0090565D">
      <w:pPr>
        <w:adjustRightInd w:val="0"/>
        <w:snapToGrid w:val="0"/>
        <w:ind w:left="193"/>
        <w:rPr>
          <w:rFonts w:ascii="맑은 고딕" w:eastAsia="맑은 고딕" w:hAnsi="맑은 고딕" w:cs="Batang"/>
          <w:lang w:eastAsia="ko-KR"/>
        </w:rPr>
      </w:pPr>
      <w:r>
        <w:rPr>
          <w:rFonts w:ascii="맑은 고딕" w:eastAsia="맑은 고딕" w:hAnsi="맑은 고딕" w:cs="Batang" w:hint="eastAsia"/>
          <w:lang w:eastAsia="ko-KR"/>
        </w:rPr>
        <w:t>: 장비명을 설정합니다.</w:t>
      </w:r>
    </w:p>
    <w:p w:rsidR="00E41F16" w:rsidRDefault="00E41F16" w:rsidP="0090565D">
      <w:pPr>
        <w:adjustRightInd w:val="0"/>
        <w:snapToGrid w:val="0"/>
        <w:ind w:left="193"/>
        <w:rPr>
          <w:rFonts w:ascii="맑은 고딕" w:eastAsia="맑은 고딕" w:hAnsi="맑은 고딕" w:cs="Batang"/>
          <w:lang w:eastAsia="ko-KR"/>
        </w:rPr>
      </w:pPr>
      <w:r>
        <w:rPr>
          <w:rFonts w:ascii="맑은 고딕" w:eastAsia="맑은 고딕" w:hAnsi="맑은 고딕" w:cs="Batang" w:hint="eastAsia"/>
          <w:lang w:eastAsia="ko-KR"/>
        </w:rPr>
        <w:t>표시 설정</w:t>
      </w:r>
    </w:p>
    <w:p w:rsidR="00CE0521" w:rsidRDefault="00E41F16" w:rsidP="00E41F16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맑은 고딕" w:eastAsia="맑은 고딕" w:hAnsi="맑은 고딕" w:cs="Batang" w:hint="eastAsia"/>
          <w:lang w:eastAsia="ko-KR"/>
        </w:rPr>
        <w:t>: Grid에 표시되는 글자의 폰트 사이즈를 설정합니다.</w:t>
      </w:r>
    </w:p>
    <w:p w:rsidR="00E41F16" w:rsidRDefault="00E41F16" w:rsidP="00E41F16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>기타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설정</w:t>
      </w:r>
    </w:p>
    <w:p w:rsidR="00E41F16" w:rsidRDefault="00E41F16" w:rsidP="00E41F16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>마커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사용</w:t>
      </w:r>
      <w:r>
        <w:rPr>
          <w:rFonts w:ascii="Batang" w:eastAsia="맑은 고딕" w:hAnsi="Batang" w:cs="Batang" w:hint="eastAsia"/>
          <w:lang w:eastAsia="ko-KR"/>
        </w:rPr>
        <w:t xml:space="preserve">(ON : </w:t>
      </w:r>
      <w:r>
        <w:rPr>
          <w:rFonts w:ascii="Batang" w:eastAsia="맑은 고딕" w:hAnsi="Batang" w:cs="Batang" w:hint="eastAsia"/>
          <w:lang w:eastAsia="ko-KR"/>
        </w:rPr>
        <w:t>신호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출력</w:t>
      </w:r>
      <w:r>
        <w:rPr>
          <w:rFonts w:ascii="Batang" w:eastAsia="맑은 고딕" w:hAnsi="Batang" w:cs="Batang" w:hint="eastAsia"/>
          <w:lang w:eastAsia="ko-KR"/>
        </w:rPr>
        <w:t xml:space="preserve">/ OFF: </w:t>
      </w:r>
      <w:r>
        <w:rPr>
          <w:rFonts w:ascii="Batang" w:eastAsia="맑은 고딕" w:hAnsi="Batang" w:cs="Batang" w:hint="eastAsia"/>
          <w:lang w:eastAsia="ko-KR"/>
        </w:rPr>
        <w:t>신호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미출력</w:t>
      </w:r>
      <w:r>
        <w:rPr>
          <w:rFonts w:ascii="Batang" w:eastAsia="맑은 고딕" w:hAnsi="Batang" w:cs="Batang" w:hint="eastAsia"/>
          <w:lang w:eastAsia="ko-KR"/>
        </w:rPr>
        <w:t>)</w:t>
      </w:r>
    </w:p>
    <w:p w:rsidR="00E41F16" w:rsidRDefault="00E41F16" w:rsidP="00E41F16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 xml:space="preserve">: NG </w:t>
      </w:r>
      <w:r>
        <w:rPr>
          <w:rFonts w:ascii="Batang" w:eastAsia="맑은 고딕" w:hAnsi="Batang" w:cs="Batang" w:hint="eastAsia"/>
          <w:lang w:eastAsia="ko-KR"/>
        </w:rPr>
        <w:t>발생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시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마커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관련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신호를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사용할지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여부를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설정합니다</w:t>
      </w:r>
      <w:r>
        <w:rPr>
          <w:rFonts w:ascii="Batang" w:eastAsia="맑은 고딕" w:hAnsi="Batang" w:cs="Batang" w:hint="eastAsia"/>
          <w:lang w:eastAsia="ko-KR"/>
        </w:rPr>
        <w:t>.</w:t>
      </w:r>
    </w:p>
    <w:p w:rsidR="00E41F16" w:rsidRDefault="00E41F16" w:rsidP="00E41F16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>모든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탭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마킹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출력</w:t>
      </w:r>
      <w:r>
        <w:rPr>
          <w:rFonts w:ascii="Batang" w:eastAsia="맑은 고딕" w:hAnsi="Batang" w:cs="Batang" w:hint="eastAsia"/>
          <w:lang w:eastAsia="ko-KR"/>
        </w:rPr>
        <w:t xml:space="preserve">( </w:t>
      </w:r>
      <w:r>
        <w:rPr>
          <w:rFonts w:ascii="Batang" w:eastAsia="맑은 고딕" w:hAnsi="Batang" w:cs="Batang" w:hint="eastAsia"/>
          <w:lang w:eastAsia="ko-KR"/>
        </w:rPr>
        <w:t>조정용</w:t>
      </w:r>
      <w:r>
        <w:rPr>
          <w:rFonts w:ascii="Batang" w:eastAsia="맑은 고딕" w:hAnsi="Batang" w:cs="Batang" w:hint="eastAsia"/>
          <w:lang w:eastAsia="ko-KR"/>
        </w:rPr>
        <w:t xml:space="preserve"> )</w:t>
      </w:r>
    </w:p>
    <w:p w:rsidR="00E41F16" w:rsidRDefault="00E41F16" w:rsidP="00E41F16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 xml:space="preserve">: </w:t>
      </w:r>
      <w:r>
        <w:rPr>
          <w:rFonts w:ascii="Batang" w:eastAsia="맑은 고딕" w:hAnsi="Batang" w:cs="Batang" w:hint="eastAsia"/>
          <w:lang w:eastAsia="ko-KR"/>
        </w:rPr>
        <w:t>마커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정합성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확인을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위해서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마커를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연속으로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출력하여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조정용으로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사용합니다</w:t>
      </w:r>
      <w:r>
        <w:rPr>
          <w:rFonts w:ascii="Batang" w:eastAsia="맑은 고딕" w:hAnsi="Batang" w:cs="Batang" w:hint="eastAsia"/>
          <w:lang w:eastAsia="ko-KR"/>
        </w:rPr>
        <w:t>.</w:t>
      </w:r>
    </w:p>
    <w:p w:rsidR="00E41F16" w:rsidRDefault="00E41F16" w:rsidP="00E41F16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 xml:space="preserve">NG STOP(System </w:t>
      </w:r>
      <w:r>
        <w:rPr>
          <w:rFonts w:ascii="Batang" w:eastAsia="맑은 고딕" w:hAnsi="Batang" w:cs="Batang" w:hint="eastAsia"/>
          <w:lang w:eastAsia="ko-KR"/>
        </w:rPr>
        <w:t>설정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우선</w:t>
      </w:r>
      <w:r>
        <w:rPr>
          <w:rFonts w:ascii="Batang" w:eastAsia="맑은 고딕" w:hAnsi="Batang" w:cs="Batang" w:hint="eastAsia"/>
          <w:lang w:eastAsia="ko-KR"/>
        </w:rPr>
        <w:t>)</w:t>
      </w:r>
    </w:p>
    <w:p w:rsidR="00E41F16" w:rsidRDefault="00E41F16" w:rsidP="00E41F16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 xml:space="preserve">: NG </w:t>
      </w:r>
      <w:r>
        <w:rPr>
          <w:rFonts w:ascii="Batang" w:eastAsia="맑은 고딕" w:hAnsi="Batang" w:cs="Batang" w:hint="eastAsia"/>
          <w:lang w:eastAsia="ko-KR"/>
        </w:rPr>
        <w:t>탭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발생시</w:t>
      </w:r>
      <w:r>
        <w:rPr>
          <w:rFonts w:ascii="Batang" w:eastAsia="맑은 고딕" w:hAnsi="Batang" w:cs="Batang" w:hint="eastAsia"/>
          <w:lang w:eastAsia="ko-KR"/>
        </w:rPr>
        <w:t xml:space="preserve"> STOP </w:t>
      </w:r>
      <w:r>
        <w:rPr>
          <w:rFonts w:ascii="Batang" w:eastAsia="맑은 고딕" w:hAnsi="Batang" w:cs="Batang" w:hint="eastAsia"/>
          <w:lang w:eastAsia="ko-KR"/>
        </w:rPr>
        <w:t>신호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발생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관련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설정을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합니다</w:t>
      </w:r>
      <w:r>
        <w:rPr>
          <w:rFonts w:ascii="Batang" w:eastAsia="맑은 고딕" w:hAnsi="Batang" w:cs="Batang" w:hint="eastAsia"/>
          <w:lang w:eastAsia="ko-KR"/>
        </w:rPr>
        <w:t>. Recipe Setting</w:t>
      </w:r>
      <w:r>
        <w:rPr>
          <w:rFonts w:ascii="Batang" w:eastAsia="맑은 고딕" w:hAnsi="Batang" w:cs="Batang" w:hint="eastAsia"/>
          <w:lang w:eastAsia="ko-KR"/>
        </w:rPr>
        <w:t>에도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해당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설정이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있으며</w:t>
      </w:r>
      <w:r>
        <w:rPr>
          <w:rFonts w:ascii="Batang" w:eastAsia="맑은 고딕" w:hAnsi="Batang" w:cs="Batang" w:hint="eastAsia"/>
          <w:lang w:eastAsia="ko-KR"/>
        </w:rPr>
        <w:t xml:space="preserve"> System </w:t>
      </w:r>
      <w:r>
        <w:rPr>
          <w:rFonts w:ascii="Batang" w:eastAsia="맑은 고딕" w:hAnsi="Batang" w:cs="Batang" w:hint="eastAsia"/>
          <w:lang w:eastAsia="ko-KR"/>
        </w:rPr>
        <w:t>설정을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우선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사용합니다</w:t>
      </w:r>
      <w:r>
        <w:rPr>
          <w:rFonts w:ascii="Batang" w:eastAsia="맑은 고딕" w:hAnsi="Batang" w:cs="Batang" w:hint="eastAsia"/>
          <w:lang w:eastAsia="ko-KR"/>
        </w:rPr>
        <w:t>.</w:t>
      </w:r>
    </w:p>
    <w:p w:rsidR="00E41F16" w:rsidRDefault="00E41F16" w:rsidP="00E41F16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 xml:space="preserve">JPEG </w:t>
      </w:r>
      <w:r>
        <w:rPr>
          <w:rFonts w:ascii="Batang" w:eastAsia="맑은 고딕" w:hAnsi="Batang" w:cs="Batang" w:hint="eastAsia"/>
          <w:lang w:eastAsia="ko-KR"/>
        </w:rPr>
        <w:t>저장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품질</w:t>
      </w:r>
    </w:p>
    <w:p w:rsidR="00E41F16" w:rsidRDefault="00E41F16" w:rsidP="00E41F16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 xml:space="preserve">: </w:t>
      </w:r>
      <w:r>
        <w:rPr>
          <w:rFonts w:ascii="Batang" w:eastAsia="맑은 고딕" w:hAnsi="Batang" w:cs="Batang" w:hint="eastAsia"/>
          <w:lang w:eastAsia="ko-KR"/>
        </w:rPr>
        <w:t>이미지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저장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시에</w:t>
      </w:r>
      <w:r>
        <w:rPr>
          <w:rFonts w:ascii="Batang" w:eastAsia="맑은 고딕" w:hAnsi="Batang" w:cs="Batang" w:hint="eastAsia"/>
          <w:lang w:eastAsia="ko-KR"/>
        </w:rPr>
        <w:t xml:space="preserve"> JPEG </w:t>
      </w:r>
      <w:r>
        <w:rPr>
          <w:rFonts w:ascii="Batang" w:eastAsia="맑은 고딕" w:hAnsi="Batang" w:cs="Batang" w:hint="eastAsia"/>
          <w:lang w:eastAsia="ko-KR"/>
        </w:rPr>
        <w:t>이미지의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퀄리티를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설정합니다</w:t>
      </w:r>
      <w:r>
        <w:rPr>
          <w:rFonts w:ascii="Batang" w:eastAsia="맑은 고딕" w:hAnsi="Batang" w:cs="Batang" w:hint="eastAsia"/>
          <w:lang w:eastAsia="ko-KR"/>
        </w:rPr>
        <w:t>.</w:t>
      </w:r>
    </w:p>
    <w:p w:rsidR="00E41F16" w:rsidRDefault="00E41F16" w:rsidP="00E41F16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>중단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후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첫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탭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처리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안함</w:t>
      </w:r>
    </w:p>
    <w:p w:rsidR="002310FC" w:rsidRDefault="00E41F16" w:rsidP="005C3980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 xml:space="preserve">: </w:t>
      </w:r>
      <w:r w:rsidR="005C3980">
        <w:rPr>
          <w:rFonts w:ascii="Batang" w:eastAsia="맑은 고딕" w:hAnsi="Batang" w:cs="Batang" w:hint="eastAsia"/>
          <w:lang w:eastAsia="ko-KR"/>
        </w:rPr>
        <w:t>검사를</w:t>
      </w:r>
      <w:r w:rsidR="005C3980">
        <w:rPr>
          <w:rFonts w:ascii="Batang" w:eastAsia="맑은 고딕" w:hAnsi="Batang" w:cs="Batang" w:hint="eastAsia"/>
          <w:lang w:eastAsia="ko-KR"/>
        </w:rPr>
        <w:t xml:space="preserve"> </w:t>
      </w:r>
      <w:r w:rsidR="005C3980">
        <w:rPr>
          <w:rFonts w:ascii="Batang" w:eastAsia="맑은 고딕" w:hAnsi="Batang" w:cs="Batang" w:hint="eastAsia"/>
          <w:lang w:eastAsia="ko-KR"/>
        </w:rPr>
        <w:t>중단</w:t>
      </w:r>
      <w:r w:rsidR="005C3980">
        <w:rPr>
          <w:rFonts w:ascii="Batang" w:eastAsia="맑은 고딕" w:hAnsi="Batang" w:cs="Batang" w:hint="eastAsia"/>
          <w:lang w:eastAsia="ko-KR"/>
        </w:rPr>
        <w:t xml:space="preserve"> </w:t>
      </w:r>
      <w:r w:rsidR="005C3980">
        <w:rPr>
          <w:rFonts w:ascii="Batang" w:eastAsia="맑은 고딕" w:hAnsi="Batang" w:cs="Batang" w:hint="eastAsia"/>
          <w:lang w:eastAsia="ko-KR"/>
        </w:rPr>
        <w:t>한</w:t>
      </w:r>
      <w:r w:rsidR="005C3980">
        <w:rPr>
          <w:rFonts w:ascii="Batang" w:eastAsia="맑은 고딕" w:hAnsi="Batang" w:cs="Batang" w:hint="eastAsia"/>
          <w:lang w:eastAsia="ko-KR"/>
        </w:rPr>
        <w:t xml:space="preserve"> </w:t>
      </w:r>
      <w:r w:rsidR="005C3980">
        <w:rPr>
          <w:rFonts w:ascii="Batang" w:eastAsia="맑은 고딕" w:hAnsi="Batang" w:cs="Batang" w:hint="eastAsia"/>
          <w:lang w:eastAsia="ko-KR"/>
        </w:rPr>
        <w:t>후에</w:t>
      </w:r>
      <w:r w:rsidR="005C3980">
        <w:rPr>
          <w:rFonts w:ascii="Batang" w:eastAsia="맑은 고딕" w:hAnsi="Batang" w:cs="Batang" w:hint="eastAsia"/>
          <w:lang w:eastAsia="ko-KR"/>
        </w:rPr>
        <w:t xml:space="preserve"> </w:t>
      </w:r>
      <w:r w:rsidR="005C3980">
        <w:rPr>
          <w:rFonts w:ascii="Batang" w:eastAsia="맑은 고딕" w:hAnsi="Batang" w:cs="Batang" w:hint="eastAsia"/>
          <w:lang w:eastAsia="ko-KR"/>
        </w:rPr>
        <w:t>첫번째</w:t>
      </w:r>
      <w:r w:rsidR="005C3980">
        <w:rPr>
          <w:rFonts w:ascii="Batang" w:eastAsia="맑은 고딕" w:hAnsi="Batang" w:cs="Batang" w:hint="eastAsia"/>
          <w:lang w:eastAsia="ko-KR"/>
        </w:rPr>
        <w:t xml:space="preserve"> </w:t>
      </w:r>
      <w:r w:rsidR="005C3980">
        <w:rPr>
          <w:rFonts w:ascii="Batang" w:eastAsia="맑은 고딕" w:hAnsi="Batang" w:cs="Batang" w:hint="eastAsia"/>
          <w:lang w:eastAsia="ko-KR"/>
        </w:rPr>
        <w:t>탭의</w:t>
      </w:r>
      <w:r w:rsidR="005C3980">
        <w:rPr>
          <w:rFonts w:ascii="Batang" w:eastAsia="맑은 고딕" w:hAnsi="Batang" w:cs="Batang" w:hint="eastAsia"/>
          <w:lang w:eastAsia="ko-KR"/>
        </w:rPr>
        <w:t xml:space="preserve"> </w:t>
      </w:r>
      <w:r w:rsidR="005C3980">
        <w:rPr>
          <w:rFonts w:ascii="Batang" w:eastAsia="맑은 고딕" w:hAnsi="Batang" w:cs="Batang" w:hint="eastAsia"/>
          <w:lang w:eastAsia="ko-KR"/>
        </w:rPr>
        <w:t>처리를</w:t>
      </w:r>
      <w:r w:rsidR="005C3980">
        <w:rPr>
          <w:rFonts w:ascii="Batang" w:eastAsia="맑은 고딕" w:hAnsi="Batang" w:cs="Batang" w:hint="eastAsia"/>
          <w:lang w:eastAsia="ko-KR"/>
        </w:rPr>
        <w:t xml:space="preserve"> </w:t>
      </w:r>
      <w:r w:rsidR="005C3980">
        <w:rPr>
          <w:rFonts w:ascii="Batang" w:eastAsia="맑은 고딕" w:hAnsi="Batang" w:cs="Batang" w:hint="eastAsia"/>
          <w:lang w:eastAsia="ko-KR"/>
        </w:rPr>
        <w:t>진행할지</w:t>
      </w:r>
      <w:r w:rsidR="005C3980">
        <w:rPr>
          <w:rFonts w:ascii="Batang" w:eastAsia="맑은 고딕" w:hAnsi="Batang" w:cs="Batang" w:hint="eastAsia"/>
          <w:lang w:eastAsia="ko-KR"/>
        </w:rPr>
        <w:t xml:space="preserve"> </w:t>
      </w:r>
      <w:r w:rsidR="005C3980">
        <w:rPr>
          <w:rFonts w:ascii="Batang" w:eastAsia="맑은 고딕" w:hAnsi="Batang" w:cs="Batang" w:hint="eastAsia"/>
          <w:lang w:eastAsia="ko-KR"/>
        </w:rPr>
        <w:t>진행하지</w:t>
      </w:r>
      <w:r w:rsidR="005C3980">
        <w:rPr>
          <w:rFonts w:ascii="Batang" w:eastAsia="맑은 고딕" w:hAnsi="Batang" w:cs="Batang" w:hint="eastAsia"/>
          <w:lang w:eastAsia="ko-KR"/>
        </w:rPr>
        <w:t xml:space="preserve"> </w:t>
      </w:r>
      <w:r w:rsidR="005C3980">
        <w:rPr>
          <w:rFonts w:ascii="Batang" w:eastAsia="맑은 고딕" w:hAnsi="Batang" w:cs="Batang" w:hint="eastAsia"/>
          <w:lang w:eastAsia="ko-KR"/>
        </w:rPr>
        <w:t>않을지</w:t>
      </w:r>
      <w:r w:rsidR="005C3980">
        <w:rPr>
          <w:rFonts w:ascii="Batang" w:eastAsia="맑은 고딕" w:hAnsi="Batang" w:cs="Batang" w:hint="eastAsia"/>
          <w:lang w:eastAsia="ko-KR"/>
        </w:rPr>
        <w:t xml:space="preserve"> </w:t>
      </w:r>
      <w:r w:rsidR="005C3980">
        <w:rPr>
          <w:rFonts w:ascii="Batang" w:eastAsia="맑은 고딕" w:hAnsi="Batang" w:cs="Batang" w:hint="eastAsia"/>
          <w:lang w:eastAsia="ko-KR"/>
        </w:rPr>
        <w:t>여부를</w:t>
      </w:r>
      <w:r w:rsidR="005C3980">
        <w:rPr>
          <w:rFonts w:ascii="Batang" w:eastAsia="맑은 고딕" w:hAnsi="Batang" w:cs="Batang" w:hint="eastAsia"/>
          <w:lang w:eastAsia="ko-KR"/>
        </w:rPr>
        <w:t xml:space="preserve"> </w:t>
      </w:r>
      <w:r w:rsidR="005C3980">
        <w:rPr>
          <w:rFonts w:ascii="Batang" w:eastAsia="맑은 고딕" w:hAnsi="Batang" w:cs="Batang" w:hint="eastAsia"/>
          <w:lang w:eastAsia="ko-KR"/>
        </w:rPr>
        <w:t>설정합니다</w:t>
      </w:r>
      <w:r w:rsidR="005C3980">
        <w:rPr>
          <w:rFonts w:ascii="Batang" w:eastAsia="맑은 고딕" w:hAnsi="Batang" w:cs="Batang" w:hint="eastAsia"/>
          <w:lang w:eastAsia="ko-KR"/>
        </w:rPr>
        <w:t>.</w:t>
      </w:r>
    </w:p>
    <w:p w:rsidR="00666171" w:rsidRDefault="00666171" w:rsidP="005C3980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>결과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보존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기간</w:t>
      </w:r>
      <w:r>
        <w:rPr>
          <w:rFonts w:ascii="Batang" w:eastAsia="맑은 고딕" w:hAnsi="Batang" w:cs="Batang" w:hint="eastAsia"/>
          <w:lang w:eastAsia="ko-KR"/>
        </w:rPr>
        <w:t>(</w:t>
      </w:r>
      <w:r>
        <w:rPr>
          <w:rFonts w:ascii="Batang" w:eastAsia="맑은 고딕" w:hAnsi="Batang" w:cs="Batang" w:hint="eastAsia"/>
          <w:lang w:eastAsia="ko-KR"/>
        </w:rPr>
        <w:t>일</w:t>
      </w:r>
      <w:r>
        <w:rPr>
          <w:rFonts w:ascii="Batang" w:eastAsia="맑은 고딕" w:hAnsi="Batang" w:cs="Batang" w:hint="eastAsia"/>
          <w:lang w:eastAsia="ko-KR"/>
        </w:rPr>
        <w:t>)</w:t>
      </w:r>
    </w:p>
    <w:p w:rsidR="00666171" w:rsidRDefault="00666171" w:rsidP="005C3980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 xml:space="preserve">: </w:t>
      </w:r>
      <w:r>
        <w:rPr>
          <w:rFonts w:ascii="Batang" w:eastAsia="맑은 고딕" w:hAnsi="Batang" w:cs="Batang" w:hint="eastAsia"/>
          <w:lang w:eastAsia="ko-KR"/>
        </w:rPr>
        <w:t>결과</w:t>
      </w:r>
      <w:r>
        <w:rPr>
          <w:rFonts w:ascii="Batang" w:eastAsia="맑은 고딕" w:hAnsi="Batang" w:cs="Batang" w:hint="eastAsia"/>
          <w:lang w:eastAsia="ko-KR"/>
        </w:rPr>
        <w:t xml:space="preserve"> Data</w:t>
      </w:r>
      <w:r>
        <w:rPr>
          <w:rFonts w:ascii="Batang" w:eastAsia="맑은 고딕" w:hAnsi="Batang" w:cs="Batang" w:hint="eastAsia"/>
          <w:lang w:eastAsia="ko-KR"/>
        </w:rPr>
        <w:t>의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보존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기간을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설정합니다</w:t>
      </w:r>
      <w:r>
        <w:rPr>
          <w:rFonts w:ascii="Batang" w:eastAsia="맑은 고딕" w:hAnsi="Batang" w:cs="Batang" w:hint="eastAsia"/>
          <w:lang w:eastAsia="ko-KR"/>
        </w:rPr>
        <w:t xml:space="preserve">. </w:t>
      </w:r>
      <w:r>
        <w:rPr>
          <w:rFonts w:ascii="Batang" w:eastAsia="맑은 고딕" w:hAnsi="Batang" w:cs="Batang" w:hint="eastAsia"/>
          <w:lang w:eastAsia="ko-KR"/>
        </w:rPr>
        <w:t>해당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설정된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기간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동안의</w:t>
      </w:r>
      <w:r>
        <w:rPr>
          <w:rFonts w:ascii="Batang" w:eastAsia="맑은 고딕" w:hAnsi="Batang" w:cs="Batang" w:hint="eastAsia"/>
          <w:lang w:eastAsia="ko-KR"/>
        </w:rPr>
        <w:t xml:space="preserve"> Data</w:t>
      </w:r>
      <w:r>
        <w:rPr>
          <w:rFonts w:ascii="Batang" w:eastAsia="맑은 고딕" w:hAnsi="Batang" w:cs="Batang" w:hint="eastAsia"/>
          <w:lang w:eastAsia="ko-KR"/>
        </w:rPr>
        <w:t>는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보존합니다</w:t>
      </w:r>
      <w:r>
        <w:rPr>
          <w:rFonts w:ascii="Batang" w:eastAsia="맑은 고딕" w:hAnsi="Batang" w:cs="Batang" w:hint="eastAsia"/>
          <w:lang w:eastAsia="ko-KR"/>
        </w:rPr>
        <w:t>.</w:t>
      </w:r>
    </w:p>
    <w:p w:rsidR="00666171" w:rsidRDefault="00666171" w:rsidP="005C3980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>디스크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용량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알람</w:t>
      </w:r>
    </w:p>
    <w:p w:rsidR="00666171" w:rsidRPr="005C3980" w:rsidRDefault="00666171" w:rsidP="005C3980">
      <w:pPr>
        <w:adjustRightInd w:val="0"/>
        <w:snapToGrid w:val="0"/>
        <w:ind w:left="193"/>
        <w:rPr>
          <w:rFonts w:ascii="Batang" w:eastAsia="맑은 고딕" w:hAnsi="Batang" w:cs="Batang" w:hint="eastAsia"/>
          <w:lang w:eastAsia="ko-KR"/>
        </w:rPr>
      </w:pPr>
      <w:r>
        <w:rPr>
          <w:rFonts w:ascii="Batang" w:eastAsia="맑은 고딕" w:hAnsi="Batang" w:cs="Batang" w:hint="eastAsia"/>
          <w:lang w:eastAsia="ko-KR"/>
        </w:rPr>
        <w:t xml:space="preserve">: </w:t>
      </w:r>
      <w:r>
        <w:rPr>
          <w:rFonts w:ascii="Batang" w:eastAsia="맑은 고딕" w:hAnsi="Batang" w:cs="Batang" w:hint="eastAsia"/>
          <w:lang w:eastAsia="ko-KR"/>
        </w:rPr>
        <w:t>결과를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저장하는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경로의</w:t>
      </w:r>
      <w:r>
        <w:rPr>
          <w:rFonts w:ascii="Batang" w:eastAsia="맑은 고딕" w:hAnsi="Batang" w:cs="Batang" w:hint="eastAsia"/>
          <w:lang w:eastAsia="ko-KR"/>
        </w:rPr>
        <w:t xml:space="preserve"> Disk</w:t>
      </w:r>
      <w:r>
        <w:rPr>
          <w:rFonts w:ascii="Batang" w:eastAsia="맑은 고딕" w:hAnsi="Batang" w:cs="Batang" w:hint="eastAsia"/>
          <w:lang w:eastAsia="ko-KR"/>
        </w:rPr>
        <w:t>가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해당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설정치보다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낮아질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경우</w:t>
      </w:r>
      <w:r>
        <w:rPr>
          <w:rFonts w:ascii="Batang" w:eastAsia="맑은 고딕" w:hAnsi="Batang" w:cs="Batang" w:hint="eastAsia"/>
          <w:lang w:eastAsia="ko-KR"/>
        </w:rPr>
        <w:t xml:space="preserve">, </w:t>
      </w:r>
      <w:r>
        <w:rPr>
          <w:rFonts w:ascii="Batang" w:eastAsia="맑은 고딕" w:hAnsi="Batang" w:cs="Batang" w:hint="eastAsia"/>
          <w:lang w:eastAsia="ko-KR"/>
        </w:rPr>
        <w:t>알람이</w:t>
      </w:r>
      <w:r>
        <w:rPr>
          <w:rFonts w:ascii="Batang" w:eastAsia="맑은 고딕" w:hAnsi="Batang" w:cs="Batang" w:hint="eastAsia"/>
          <w:lang w:eastAsia="ko-KR"/>
        </w:rPr>
        <w:t xml:space="preserve"> </w:t>
      </w:r>
      <w:r>
        <w:rPr>
          <w:rFonts w:ascii="Batang" w:eastAsia="맑은 고딕" w:hAnsi="Batang" w:cs="Batang" w:hint="eastAsia"/>
          <w:lang w:eastAsia="ko-KR"/>
        </w:rPr>
        <w:t>발생합니다</w:t>
      </w:r>
      <w:r>
        <w:rPr>
          <w:rFonts w:ascii="Batang" w:eastAsia="맑은 고딕" w:hAnsi="Batang" w:cs="Batang" w:hint="eastAsia"/>
          <w:lang w:eastAsia="ko-KR"/>
        </w:rPr>
        <w:t>.</w:t>
      </w:r>
    </w:p>
    <w:p w:rsidR="002310FC" w:rsidRDefault="002310FC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2310FC" w:rsidRDefault="002310FC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2310FC" w:rsidRDefault="002310FC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2310FC" w:rsidRDefault="002310FC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2310FC" w:rsidRDefault="002310FC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2310FC" w:rsidRDefault="002310FC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2310FC" w:rsidRDefault="002310FC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2310FC" w:rsidRDefault="002310FC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2310FC" w:rsidRDefault="002310FC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2310FC" w:rsidRDefault="002310FC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2310FC" w:rsidRDefault="002310FC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6C6455" w:rsidRDefault="006C6455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6C6455" w:rsidRDefault="006C6455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6C6455" w:rsidRDefault="006C6455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6C6455" w:rsidRDefault="006C6455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6C6455" w:rsidRDefault="006C6455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6C6455" w:rsidRDefault="006C6455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6C6455" w:rsidRDefault="006C6455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62160E" w:rsidRDefault="0062160E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29416B" w:rsidRDefault="0029416B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29416B" w:rsidRDefault="0029416B" w:rsidP="006C6455">
      <w:pPr>
        <w:tabs>
          <w:tab w:val="left" w:pos="2702"/>
        </w:tabs>
        <w:rPr>
          <w:rFonts w:eastAsia="Malgun Gothic"/>
          <w:lang w:eastAsia="ko-KR"/>
        </w:rPr>
      </w:pPr>
    </w:p>
    <w:p w:rsidR="006C0893" w:rsidRPr="00666171" w:rsidRDefault="006C0893" w:rsidP="006C0893">
      <w:pPr>
        <w:adjustRightInd w:val="0"/>
        <w:snapToGrid w:val="0"/>
        <w:rPr>
          <w:rFonts w:ascii="HGMaruGothicMPRO" w:eastAsia="맑은 고딕"/>
          <w:lang w:eastAsia="ko-KR"/>
        </w:rPr>
      </w:pPr>
    </w:p>
    <w:sectPr w:rsidR="006C0893" w:rsidRPr="00666171" w:rsidSect="003E5E33">
      <w:pgSz w:w="11906" w:h="16838" w:code="9"/>
      <w:pgMar w:top="1701" w:right="1134" w:bottom="1134" w:left="1134" w:header="851" w:footer="851" w:gutter="0"/>
      <w:cols w:space="425"/>
      <w:docGrid w:type="linesAndChars" w:linePitch="291" w:charSpace="-1073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0298" w:rsidRDefault="00490298">
      <w:r>
        <w:separator/>
      </w:r>
    </w:p>
  </w:endnote>
  <w:endnote w:type="continuationSeparator" w:id="1">
    <w:p w:rsidR="00490298" w:rsidRDefault="004902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Constantia"/>
    <w:panose1 w:val="02030600000101010101"/>
    <w:charset w:val="00"/>
    <w:family w:val="roman"/>
    <w:notTrueType/>
    <w:pitch w:val="default"/>
    <w:sig w:usb0="00000000" w:usb1="00000000" w:usb2="00000000" w:usb3="00000000" w:csb0="00000000" w:csb1="00000000"/>
  </w:font>
  <w:font w:name="メイリオ">
    <w:altName w:val="MS Gothic"/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Malgun Gothic">
    <w:altName w:val="맑은 고딕"/>
    <w:panose1 w:val="020B0503020000020004"/>
    <w:charset w:val="00"/>
    <w:family w:val="roman"/>
    <w:notTrueType/>
    <w:pitch w:val="default"/>
    <w:sig w:usb0="00000000" w:usb1="00000000" w:usb2="00000000" w:usb3="00000000" w:csb0="00000000" w:csb1="00000000"/>
  </w:font>
  <w:font w:name="Gulim">
    <w:altName w:val="Arial"/>
    <w:panose1 w:val="020B0600000101010101"/>
    <w:charset w:val="00"/>
    <w:family w:val="roman"/>
    <w:notTrueType/>
    <w:pitch w:val="default"/>
    <w:sig w:usb0="00000000" w:usb1="00000000" w:usb2="00000000" w:usb3="00000000" w:csb0="00000000" w:csb1="00000000"/>
  </w:font>
  <w:font w:name="HGMaruGothicMPRO">
    <w:altName w:val="MS Gothic"/>
    <w:charset w:val="80"/>
    <w:family w:val="swiss"/>
    <w:pitch w:val="variable"/>
    <w:sig w:usb0="00000000" w:usb1="6AC7FDFB" w:usb2="00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9A5" w:rsidRDefault="002666A4">
    <w:pPr>
      <w:pStyle w:val="a6"/>
    </w:pPr>
    <w:r>
      <w:rPr>
        <w:noProof/>
        <w:snapToGrid/>
      </w:rPr>
      <w:pict>
        <v:line id="Line 3" o:spid="_x0000_s8193" style="position:absolute;left:0;text-align:left;z-index:251657216;visibility:visible;mso-wrap-distance-top:-3e-5mm;mso-wrap-distance-bottom:-3e-5mm" from="0,7.65pt" to="478.6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" strokecolor="gray" strokeweight="4.5pt">
          <v:stroke linestyle="thickThin"/>
        </v:line>
      </w:pict>
    </w:r>
  </w:p>
  <w:p w:rsidR="008A59A5" w:rsidRDefault="008A59A5">
    <w:pPr>
      <w:pStyle w:val="a6"/>
    </w:pPr>
    <w:r>
      <w:t xml:space="preserve">- </w:t>
    </w:r>
    <w:r w:rsidR="002666A4">
      <w:rPr>
        <w:sz w:val="21"/>
      </w:rPr>
      <w:fldChar w:fldCharType="begin"/>
    </w:r>
    <w:r>
      <w:rPr>
        <w:sz w:val="21"/>
      </w:rPr>
      <w:instrText xml:space="preserve"> PAGE </w:instrText>
    </w:r>
    <w:r w:rsidR="002666A4">
      <w:rPr>
        <w:sz w:val="21"/>
      </w:rPr>
      <w:fldChar w:fldCharType="separate"/>
    </w:r>
    <w:r w:rsidR="001C5140">
      <w:rPr>
        <w:noProof/>
        <w:sz w:val="21"/>
      </w:rPr>
      <w:t>1</w:t>
    </w:r>
    <w:r w:rsidR="002666A4">
      <w:rPr>
        <w:sz w:val="21"/>
      </w:rPr>
      <w:fldChar w:fldCharType="end"/>
    </w:r>
    <w:r>
      <w:rPr>
        <w:rFonts w:hint="eastAsia"/>
        <w:sz w:val="21"/>
      </w:rPr>
      <w:t>/</w:t>
    </w:r>
    <w:r w:rsidR="002666A4">
      <w:rPr>
        <w:rStyle w:val="aa"/>
        <w:sz w:val="21"/>
      </w:rPr>
      <w:fldChar w:fldCharType="begin"/>
    </w:r>
    <w:r>
      <w:rPr>
        <w:rStyle w:val="aa"/>
        <w:sz w:val="21"/>
      </w:rPr>
      <w:instrText xml:space="preserve"> NUMPAGES </w:instrText>
    </w:r>
    <w:r w:rsidR="002666A4">
      <w:rPr>
        <w:rStyle w:val="aa"/>
        <w:sz w:val="21"/>
      </w:rPr>
      <w:fldChar w:fldCharType="separate"/>
    </w:r>
    <w:r w:rsidR="001C5140">
      <w:rPr>
        <w:rStyle w:val="aa"/>
        <w:noProof/>
        <w:sz w:val="21"/>
      </w:rPr>
      <w:t>33</w:t>
    </w:r>
    <w:r w:rsidR="002666A4">
      <w:rPr>
        <w:rStyle w:val="aa"/>
        <w:sz w:val="21"/>
      </w:rPr>
      <w:fldChar w:fldCharType="end"/>
    </w:r>
    <w:r>
      <w:t xml:space="preserve"> -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0298" w:rsidRDefault="00490298">
      <w:r>
        <w:separator/>
      </w:r>
    </w:p>
  </w:footnote>
  <w:footnote w:type="continuationSeparator" w:id="1">
    <w:p w:rsidR="00490298" w:rsidRDefault="0049029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9A5" w:rsidRDefault="002666A4">
    <w:pPr>
      <w:pStyle w:val="a7"/>
      <w:framePr w:wrap="around"/>
      <w:rPr>
        <w:b w:val="0"/>
        <w:i w:val="0"/>
      </w:rPr>
    </w:pPr>
    <w:r w:rsidRPr="002666A4">
      <w:rPr>
        <w:b w:val="0"/>
        <w:i w:val="0"/>
        <w:noProof/>
        <w:snapToGrid/>
        <w:sz w:val="20"/>
        <w:lang w:eastAsia="ja-JP"/>
      </w:rPr>
      <w:pict>
        <v:line id="Line 4" o:spid="_x0000_s8194" style="position:absolute;left:0;text-align:left;z-index:251658240;visibility:visible;mso-wrap-distance-top:-3e-5mm;mso-wrap-distance-bottom:-3e-5mm" from="3.2pt,37.75pt" to="482.75pt,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" strokecolor="gray" strokeweight="4.5pt">
          <v:stroke linestyle="thinThick"/>
        </v:line>
      </w:pict>
    </w:r>
  </w:p>
  <w:p w:rsidR="008A59A5" w:rsidRDefault="008A59A5">
    <w:pPr>
      <w:pStyle w:val="a7"/>
      <w:framePr w:wrap="around"/>
    </w:pPr>
    <w:r>
      <w:rPr>
        <w:rFonts w:ascii="メイリオ" w:eastAsia="Malgun Gothic" w:hAnsi="メイリオ" w:cs="メイリオ" w:hint="eastAsia"/>
        <w:sz w:val="18"/>
        <w:szCs w:val="18"/>
        <w:lang w:eastAsia="ko-KR"/>
      </w:rPr>
      <w:t xml:space="preserve"> Foil </w:t>
    </w:r>
    <w:r>
      <w:rPr>
        <w:rFonts w:ascii="メイリオ" w:eastAsia="Malgun Gothic" w:hAnsi="メイリオ" w:cs="メイリオ" w:hint="eastAsia"/>
        <w:sz w:val="18"/>
        <w:szCs w:val="18"/>
        <w:lang w:eastAsia="ko-KR"/>
      </w:rPr>
      <w:t>노출</w:t>
    </w:r>
    <w:r>
      <w:rPr>
        <w:rFonts w:ascii="メイリオ" w:eastAsia="Malgun Gothic" w:hAnsi="メイリオ" w:cs="メイリオ" w:hint="eastAsia"/>
        <w:sz w:val="18"/>
        <w:szCs w:val="18"/>
        <w:lang w:eastAsia="ko-KR"/>
      </w:rPr>
      <w:t xml:space="preserve"> </w:t>
    </w:r>
    <w:r>
      <w:rPr>
        <w:rFonts w:ascii="メイリオ" w:eastAsia="Malgun Gothic" w:hAnsi="メイリオ" w:cs="メイリオ" w:hint="eastAsia"/>
        <w:sz w:val="18"/>
        <w:szCs w:val="18"/>
        <w:lang w:eastAsia="ko-KR"/>
      </w:rPr>
      <w:t>검사기</w:t>
    </w:r>
    <w:del w:id="4" w:author="渡辺　徹" w:date="2016-05-31T10:00:00Z">
      <w:r w:rsidDel="00CF5110">
        <w:rPr>
          <w:rFonts w:ascii="メイリオ" w:eastAsia="メイリオ" w:hAnsi="メイリオ" w:cs="メイリオ" w:hint="eastAsia"/>
          <w:sz w:val="18"/>
          <w:szCs w:val="18"/>
        </w:rPr>
        <w:delText>0</w:delText>
      </w:r>
    </w:del>
    <w:ins w:id="5" w:author="渡辺　徹" w:date="2016-05-31T10:00:00Z">
      <w:r>
        <w:rPr>
          <w:rFonts w:ascii="メイリオ" w:eastAsia="メイリオ" w:hAnsi="メイリオ" w:cs="メイリオ" w:hint="eastAsia"/>
          <w:sz w:val="18"/>
          <w:szCs w:val="18"/>
        </w:rPr>
        <w:t>1</w:t>
      </w:r>
    </w:ins>
    <w:r w:rsidRPr="005A1526">
      <w:rPr>
        <w:rFonts w:ascii="メイリオ" w:eastAsia="メイリオ" w:hAnsi="メイリオ" w:cs="メイリオ" w:hint="eastAsia"/>
        <w:sz w:val="18"/>
        <w:szCs w:val="18"/>
      </w:rPr>
      <w:t>.</w:t>
    </w:r>
    <w:del w:id="6" w:author="渡辺　徹" w:date="2016-05-31T10:00:00Z">
      <w:r w:rsidR="002666A4" w:rsidRPr="005A1526" w:rsidDel="00CF5110">
        <w:rPr>
          <w:rFonts w:ascii="メイリオ" w:eastAsia="メイリオ" w:hAnsi="メイリオ" w:cs="メイリオ"/>
          <w:sz w:val="18"/>
          <w:szCs w:val="18"/>
        </w:rPr>
        <w:fldChar w:fldCharType="begin"/>
      </w:r>
      <w:r w:rsidRPr="005A1526" w:rsidDel="00CF5110">
        <w:rPr>
          <w:rFonts w:ascii="メイリオ" w:eastAsia="メイリオ" w:hAnsi="メイリオ" w:cs="メイリオ"/>
          <w:sz w:val="18"/>
          <w:szCs w:val="18"/>
        </w:rPr>
        <w:delInstrText xml:space="preserve"> SUBJECT  \* MERGEFORMAT </w:delInstrText>
      </w:r>
      <w:r w:rsidR="002666A4" w:rsidRPr="005A1526" w:rsidDel="00CF5110">
        <w:rPr>
          <w:rFonts w:ascii="メイリオ" w:eastAsia="メイリオ" w:hAnsi="メイリオ" w:cs="メイリオ"/>
          <w:sz w:val="18"/>
          <w:szCs w:val="18"/>
        </w:rPr>
        <w:fldChar w:fldCharType="end"/>
      </w:r>
      <w:r w:rsidDel="00CF5110">
        <w:rPr>
          <w:rFonts w:ascii="メイリオ" w:eastAsia="メイリオ" w:hAnsi="メイリオ" w:cs="メイリオ" w:hint="eastAsia"/>
          <w:sz w:val="18"/>
          <w:szCs w:val="18"/>
        </w:rPr>
        <w:delText>1</w:delText>
      </w:r>
    </w:del>
    <w:ins w:id="7" w:author="渡辺　徹" w:date="2016-05-31T10:00:00Z">
      <w:r w:rsidR="002666A4" w:rsidRPr="005A1526">
        <w:rPr>
          <w:rFonts w:ascii="メイリオ" w:eastAsia="メイリオ" w:hAnsi="メイリオ" w:cs="メイリオ"/>
          <w:sz w:val="18"/>
          <w:szCs w:val="18"/>
        </w:rPr>
        <w:fldChar w:fldCharType="begin"/>
      </w:r>
      <w:r w:rsidRPr="005A1526">
        <w:rPr>
          <w:rFonts w:ascii="メイリオ" w:eastAsia="メイリオ" w:hAnsi="メイリオ" w:cs="メイリオ"/>
          <w:sz w:val="18"/>
          <w:szCs w:val="18"/>
        </w:rPr>
        <w:instrText xml:space="preserve"> SUBJECT  \* MERGEFORMAT </w:instrText>
      </w:r>
      <w:r w:rsidR="002666A4" w:rsidRPr="005A1526">
        <w:rPr>
          <w:rFonts w:ascii="メイリオ" w:eastAsia="メイリオ" w:hAnsi="メイリオ" w:cs="メイリオ"/>
          <w:sz w:val="18"/>
          <w:szCs w:val="18"/>
        </w:rPr>
        <w:fldChar w:fldCharType="end"/>
      </w:r>
      <w:r>
        <w:rPr>
          <w:rFonts w:ascii="メイリオ" w:eastAsia="メイリオ" w:hAnsi="メイリオ" w:cs="メイリオ" w:hint="eastAsia"/>
          <w:sz w:val="18"/>
          <w:szCs w:val="18"/>
        </w:rPr>
        <w:t>0</w:t>
      </w:r>
    </w:ins>
  </w:p>
  <w:p w:rsidR="008A59A5" w:rsidRDefault="008A59A5">
    <w:pPr>
      <w:pStyle w:val="a7"/>
      <w:framePr w:wrap="around"/>
      <w:rPr>
        <w:b w:val="0"/>
        <w:i w:val="0"/>
      </w:rPr>
    </w:pPr>
  </w:p>
  <w:p w:rsidR="008A59A5" w:rsidRDefault="008A59A5">
    <w:pPr>
      <w:pStyle w:val="a7"/>
      <w:framePr w:wrap="aroun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4BC9266"/>
    <w:lvl w:ilvl="0">
      <w:start w:val="1"/>
      <w:numFmt w:val="decimal"/>
      <w:pStyle w:val="5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>
    <w:nsid w:val="FFFFFF7D"/>
    <w:multiLevelType w:val="singleLevel"/>
    <w:tmpl w:val="F9DE60C4"/>
    <w:lvl w:ilvl="0">
      <w:start w:val="1"/>
      <w:numFmt w:val="decimal"/>
      <w:pStyle w:val="4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>
    <w:nsid w:val="FFFFFF7E"/>
    <w:multiLevelType w:val="singleLevel"/>
    <w:tmpl w:val="75D85882"/>
    <w:lvl w:ilvl="0">
      <w:start w:val="1"/>
      <w:numFmt w:val="decimal"/>
      <w:pStyle w:val="3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>
    <w:nsid w:val="FFFFFF7F"/>
    <w:multiLevelType w:val="singleLevel"/>
    <w:tmpl w:val="C138F368"/>
    <w:lvl w:ilvl="0">
      <w:start w:val="1"/>
      <w:numFmt w:val="decimal"/>
      <w:pStyle w:val="2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>
    <w:nsid w:val="FFFFFF80"/>
    <w:multiLevelType w:val="singleLevel"/>
    <w:tmpl w:val="EBD61EDA"/>
    <w:lvl w:ilvl="0">
      <w:start w:val="1"/>
      <w:numFmt w:val="bullet"/>
      <w:pStyle w:val="50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74321E6E"/>
    <w:lvl w:ilvl="0">
      <w:start w:val="1"/>
      <w:numFmt w:val="bullet"/>
      <w:pStyle w:val="40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290DF56"/>
    <w:lvl w:ilvl="0">
      <w:start w:val="1"/>
      <w:numFmt w:val="bullet"/>
      <w:pStyle w:val="30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E118E2E2"/>
    <w:lvl w:ilvl="0">
      <w:start w:val="1"/>
      <w:numFmt w:val="bullet"/>
      <w:pStyle w:val="20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FC42FEE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4F142724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EA74777"/>
    <w:multiLevelType w:val="hybridMultilevel"/>
    <w:tmpl w:val="E16C725A"/>
    <w:lvl w:ilvl="0" w:tplc="CC24339A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MS Mincho" w:eastAsia="MS Mincho" w:hAnsi="MS Mincho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FF85DEB"/>
    <w:multiLevelType w:val="hybridMultilevel"/>
    <w:tmpl w:val="73EECD12"/>
    <w:lvl w:ilvl="0" w:tplc="0409000F">
      <w:start w:val="1"/>
      <w:numFmt w:val="decimal"/>
      <w:lvlText w:val="%1."/>
      <w:lvlJc w:val="left"/>
      <w:pPr>
        <w:ind w:left="993" w:hanging="400"/>
      </w:pPr>
    </w:lvl>
    <w:lvl w:ilvl="1" w:tplc="04090019" w:tentative="1">
      <w:start w:val="1"/>
      <w:numFmt w:val="upperLetter"/>
      <w:lvlText w:val="%2."/>
      <w:lvlJc w:val="left"/>
      <w:pPr>
        <w:ind w:left="1393" w:hanging="400"/>
      </w:pPr>
    </w:lvl>
    <w:lvl w:ilvl="2" w:tplc="0409001B" w:tentative="1">
      <w:start w:val="1"/>
      <w:numFmt w:val="lowerRoman"/>
      <w:lvlText w:val="%3."/>
      <w:lvlJc w:val="right"/>
      <w:pPr>
        <w:ind w:left="1793" w:hanging="400"/>
      </w:pPr>
    </w:lvl>
    <w:lvl w:ilvl="3" w:tplc="0409000F" w:tentative="1">
      <w:start w:val="1"/>
      <w:numFmt w:val="decimal"/>
      <w:lvlText w:val="%4."/>
      <w:lvlJc w:val="left"/>
      <w:pPr>
        <w:ind w:left="2193" w:hanging="400"/>
      </w:pPr>
    </w:lvl>
    <w:lvl w:ilvl="4" w:tplc="04090019" w:tentative="1">
      <w:start w:val="1"/>
      <w:numFmt w:val="upperLetter"/>
      <w:lvlText w:val="%5."/>
      <w:lvlJc w:val="left"/>
      <w:pPr>
        <w:ind w:left="2593" w:hanging="400"/>
      </w:pPr>
    </w:lvl>
    <w:lvl w:ilvl="5" w:tplc="0409001B" w:tentative="1">
      <w:start w:val="1"/>
      <w:numFmt w:val="lowerRoman"/>
      <w:lvlText w:val="%6."/>
      <w:lvlJc w:val="right"/>
      <w:pPr>
        <w:ind w:left="2993" w:hanging="400"/>
      </w:pPr>
    </w:lvl>
    <w:lvl w:ilvl="6" w:tplc="0409000F" w:tentative="1">
      <w:start w:val="1"/>
      <w:numFmt w:val="decimal"/>
      <w:lvlText w:val="%7."/>
      <w:lvlJc w:val="left"/>
      <w:pPr>
        <w:ind w:left="3393" w:hanging="400"/>
      </w:pPr>
    </w:lvl>
    <w:lvl w:ilvl="7" w:tplc="04090019" w:tentative="1">
      <w:start w:val="1"/>
      <w:numFmt w:val="upperLetter"/>
      <w:lvlText w:val="%8."/>
      <w:lvlJc w:val="left"/>
      <w:pPr>
        <w:ind w:left="3793" w:hanging="400"/>
      </w:pPr>
    </w:lvl>
    <w:lvl w:ilvl="8" w:tplc="0409001B" w:tentative="1">
      <w:start w:val="1"/>
      <w:numFmt w:val="lowerRoman"/>
      <w:lvlText w:val="%9."/>
      <w:lvlJc w:val="right"/>
      <w:pPr>
        <w:ind w:left="4193" w:hanging="400"/>
      </w:pPr>
    </w:lvl>
  </w:abstractNum>
  <w:abstractNum w:abstractNumId="12">
    <w:nsid w:val="19F4612D"/>
    <w:multiLevelType w:val="hybridMultilevel"/>
    <w:tmpl w:val="3DEAB50A"/>
    <w:lvl w:ilvl="0" w:tplc="8BEC80F8">
      <w:start w:val="1"/>
      <w:numFmt w:val="decimalEnclosedCircle"/>
      <w:lvlText w:val="%1"/>
      <w:lvlJc w:val="left"/>
      <w:pPr>
        <w:ind w:left="746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2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46" w:hanging="420"/>
      </w:pPr>
    </w:lvl>
    <w:lvl w:ilvl="3" w:tplc="0409000F" w:tentative="1">
      <w:start w:val="1"/>
      <w:numFmt w:val="decimal"/>
      <w:lvlText w:val="%4."/>
      <w:lvlJc w:val="left"/>
      <w:pPr>
        <w:ind w:left="2066" w:hanging="420"/>
      </w:pPr>
    </w:lvl>
    <w:lvl w:ilvl="4" w:tplc="04090017" w:tentative="1">
      <w:start w:val="1"/>
      <w:numFmt w:val="aiueoFullWidth"/>
      <w:lvlText w:val="(%5)"/>
      <w:lvlJc w:val="left"/>
      <w:pPr>
        <w:ind w:left="248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06" w:hanging="420"/>
      </w:pPr>
    </w:lvl>
    <w:lvl w:ilvl="6" w:tplc="0409000F" w:tentative="1">
      <w:start w:val="1"/>
      <w:numFmt w:val="decimal"/>
      <w:lvlText w:val="%7."/>
      <w:lvlJc w:val="left"/>
      <w:pPr>
        <w:ind w:left="3326" w:hanging="420"/>
      </w:pPr>
    </w:lvl>
    <w:lvl w:ilvl="7" w:tplc="04090017" w:tentative="1">
      <w:start w:val="1"/>
      <w:numFmt w:val="aiueoFullWidth"/>
      <w:lvlText w:val="(%8)"/>
      <w:lvlJc w:val="left"/>
      <w:pPr>
        <w:ind w:left="3746" w:hanging="420"/>
      </w:pPr>
    </w:lvl>
    <w:lvl w:ilvl="8" w:tplc="04090011" w:tentative="1">
      <w:start w:val="1"/>
      <w:numFmt w:val="decimalEnclosedCircle"/>
      <w:lvlText w:val="%9"/>
      <w:lvlJc w:val="left"/>
      <w:pPr>
        <w:ind w:left="4166" w:hanging="420"/>
      </w:pPr>
    </w:lvl>
  </w:abstractNum>
  <w:abstractNum w:abstractNumId="13">
    <w:nsid w:val="2112710B"/>
    <w:multiLevelType w:val="hybridMultilevel"/>
    <w:tmpl w:val="1B88B2A2"/>
    <w:lvl w:ilvl="0" w:tplc="12D84B6E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26B0890"/>
    <w:multiLevelType w:val="hybridMultilevel"/>
    <w:tmpl w:val="0608AD62"/>
    <w:lvl w:ilvl="0" w:tplc="511C078C">
      <w:start w:val="1"/>
      <w:numFmt w:val="decimalEnclosedCircle"/>
      <w:lvlText w:val="%1"/>
      <w:lvlJc w:val="left"/>
      <w:pPr>
        <w:ind w:left="746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2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46" w:hanging="420"/>
      </w:pPr>
    </w:lvl>
    <w:lvl w:ilvl="3" w:tplc="0409000F" w:tentative="1">
      <w:start w:val="1"/>
      <w:numFmt w:val="decimal"/>
      <w:lvlText w:val="%4."/>
      <w:lvlJc w:val="left"/>
      <w:pPr>
        <w:ind w:left="2066" w:hanging="420"/>
      </w:pPr>
    </w:lvl>
    <w:lvl w:ilvl="4" w:tplc="04090017" w:tentative="1">
      <w:start w:val="1"/>
      <w:numFmt w:val="aiueoFullWidth"/>
      <w:lvlText w:val="(%5)"/>
      <w:lvlJc w:val="left"/>
      <w:pPr>
        <w:ind w:left="248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06" w:hanging="420"/>
      </w:pPr>
    </w:lvl>
    <w:lvl w:ilvl="6" w:tplc="0409000F" w:tentative="1">
      <w:start w:val="1"/>
      <w:numFmt w:val="decimal"/>
      <w:lvlText w:val="%7."/>
      <w:lvlJc w:val="left"/>
      <w:pPr>
        <w:ind w:left="3326" w:hanging="420"/>
      </w:pPr>
    </w:lvl>
    <w:lvl w:ilvl="7" w:tplc="04090017" w:tentative="1">
      <w:start w:val="1"/>
      <w:numFmt w:val="aiueoFullWidth"/>
      <w:lvlText w:val="(%8)"/>
      <w:lvlJc w:val="left"/>
      <w:pPr>
        <w:ind w:left="3746" w:hanging="420"/>
      </w:pPr>
    </w:lvl>
    <w:lvl w:ilvl="8" w:tplc="04090011" w:tentative="1">
      <w:start w:val="1"/>
      <w:numFmt w:val="decimalEnclosedCircle"/>
      <w:lvlText w:val="%9"/>
      <w:lvlJc w:val="left"/>
      <w:pPr>
        <w:ind w:left="4166" w:hanging="420"/>
      </w:pPr>
    </w:lvl>
  </w:abstractNum>
  <w:abstractNum w:abstractNumId="15">
    <w:nsid w:val="2B3B21AB"/>
    <w:multiLevelType w:val="hybridMultilevel"/>
    <w:tmpl w:val="E0768D92"/>
    <w:lvl w:ilvl="0" w:tplc="8B281250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6">
    <w:nsid w:val="2F034187"/>
    <w:multiLevelType w:val="hybridMultilevel"/>
    <w:tmpl w:val="A78C2588"/>
    <w:lvl w:ilvl="0" w:tplc="BA422708">
      <w:start w:val="1"/>
      <w:numFmt w:val="decimalEnclosedCircle"/>
      <w:lvlText w:val="%1"/>
      <w:lvlJc w:val="left"/>
      <w:pPr>
        <w:ind w:left="720" w:hanging="360"/>
      </w:pPr>
      <w:rPr>
        <w:rFonts w:cs="Batang"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7">
    <w:nsid w:val="33950677"/>
    <w:multiLevelType w:val="hybridMultilevel"/>
    <w:tmpl w:val="5A6C5782"/>
    <w:lvl w:ilvl="0" w:tplc="300A64DA">
      <w:start w:val="1"/>
      <w:numFmt w:val="decimalEnclosedCircle"/>
      <w:lvlText w:val="%1"/>
      <w:lvlJc w:val="left"/>
      <w:pPr>
        <w:ind w:left="786" w:hanging="360"/>
      </w:pPr>
      <w:rPr>
        <w:rFonts w:hint="default"/>
        <w:sz w:val="21"/>
      </w:rPr>
    </w:lvl>
    <w:lvl w:ilvl="1" w:tplc="04090017" w:tentative="1">
      <w:start w:val="1"/>
      <w:numFmt w:val="aiueoFullWidth"/>
      <w:lvlText w:val="(%2)"/>
      <w:lvlJc w:val="left"/>
      <w:pPr>
        <w:ind w:left="126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7" w:tentative="1">
      <w:start w:val="1"/>
      <w:numFmt w:val="aiueoFullWidth"/>
      <w:lvlText w:val="(%5)"/>
      <w:lvlJc w:val="left"/>
      <w:pPr>
        <w:ind w:left="252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7" w:tentative="1">
      <w:start w:val="1"/>
      <w:numFmt w:val="aiueoFullWidth"/>
      <w:lvlText w:val="(%8)"/>
      <w:lvlJc w:val="left"/>
      <w:pPr>
        <w:ind w:left="3786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6" w:hanging="420"/>
      </w:pPr>
    </w:lvl>
  </w:abstractNum>
  <w:abstractNum w:abstractNumId="18">
    <w:nsid w:val="33E768E5"/>
    <w:multiLevelType w:val="hybridMultilevel"/>
    <w:tmpl w:val="84C4C27C"/>
    <w:lvl w:ilvl="0" w:tplc="981034F8">
      <w:start w:val="1"/>
      <w:numFmt w:val="bullet"/>
      <w:lvlText w:val="・"/>
      <w:lvlJc w:val="left"/>
      <w:pPr>
        <w:ind w:left="360" w:hanging="360"/>
      </w:pPr>
      <w:rPr>
        <w:rFonts w:ascii="メイリオ" w:eastAsia="メイリオ" w:hAnsi="メイリオ" w:cs="メイリオ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35C90DFA"/>
    <w:multiLevelType w:val="hybridMultilevel"/>
    <w:tmpl w:val="D59AF68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37223F99"/>
    <w:multiLevelType w:val="hybridMultilevel"/>
    <w:tmpl w:val="36B07660"/>
    <w:lvl w:ilvl="0" w:tplc="640EDA10">
      <w:start w:val="1"/>
      <w:numFmt w:val="decimalEnclosedCircle"/>
      <w:lvlText w:val="%1"/>
      <w:lvlJc w:val="left"/>
      <w:pPr>
        <w:ind w:left="760" w:hanging="360"/>
      </w:pPr>
      <w:rPr>
        <w:rFonts w:eastAsia="メイリオ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397C0AD2"/>
    <w:multiLevelType w:val="hybridMultilevel"/>
    <w:tmpl w:val="506A7F0A"/>
    <w:lvl w:ilvl="0" w:tplc="C51EBD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3AA34D2C"/>
    <w:multiLevelType w:val="multilevel"/>
    <w:tmpl w:val="B930FE48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ascii="Times New Roman" w:eastAsia="MS Mincho" w:hAnsi="Times New Roman" w:hint="default"/>
        <w:b/>
        <w:i w:val="0"/>
        <w:sz w:val="28"/>
      </w:rPr>
    </w:lvl>
    <w:lvl w:ilvl="1">
      <w:start w:val="1"/>
      <w:numFmt w:val="decimal"/>
      <w:pStyle w:val="21"/>
      <w:lvlText w:val="%1.%2."/>
      <w:lvlJc w:val="left"/>
      <w:pPr>
        <w:tabs>
          <w:tab w:val="num" w:pos="1985"/>
        </w:tabs>
        <w:ind w:left="1985" w:hanging="567"/>
      </w:pPr>
      <w:rPr>
        <w:rFonts w:ascii="Times New Roman" w:eastAsia="MS Mincho" w:hAnsi="Times New Roman" w:hint="default"/>
        <w:b/>
        <w:i w:val="0"/>
        <w:sz w:val="24"/>
      </w:rPr>
    </w:lvl>
    <w:lvl w:ilvl="2">
      <w:start w:val="1"/>
      <w:numFmt w:val="decimal"/>
      <w:pStyle w:val="31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1"/>
      <w:lvlText w:val="%1.%2.%3.%4."/>
      <w:lvlJc w:val="left"/>
      <w:pPr>
        <w:tabs>
          <w:tab w:val="num" w:pos="851"/>
        </w:tabs>
        <w:ind w:left="851" w:hanging="851"/>
      </w:pPr>
      <w:rPr>
        <w:rFonts w:ascii="Times New Roman" w:eastAsia="MS Mincho" w:hAnsi="Times New Roman" w:hint="default"/>
        <w:b w:val="0"/>
        <w:i w:val="0"/>
        <w:sz w:val="21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3">
    <w:nsid w:val="3D1C1A3C"/>
    <w:multiLevelType w:val="hybridMultilevel"/>
    <w:tmpl w:val="45CCFD92"/>
    <w:lvl w:ilvl="0" w:tplc="4612B69E">
      <w:start w:val="1"/>
      <w:numFmt w:val="bullet"/>
      <w:lvlText w:val="-"/>
      <w:lvlJc w:val="left"/>
      <w:pPr>
        <w:ind w:left="1069" w:hanging="360"/>
      </w:pPr>
      <w:rPr>
        <w:rFonts w:ascii="Times New Roman" w:eastAsia="Malgun Gothic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4">
    <w:nsid w:val="3E533AC8"/>
    <w:multiLevelType w:val="hybridMultilevel"/>
    <w:tmpl w:val="B2D0487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3EC379BD"/>
    <w:multiLevelType w:val="hybridMultilevel"/>
    <w:tmpl w:val="4C90A27A"/>
    <w:lvl w:ilvl="0" w:tplc="04090001">
      <w:start w:val="1"/>
      <w:numFmt w:val="bullet"/>
      <w:lvlText w:val=""/>
      <w:lvlJc w:val="left"/>
      <w:pPr>
        <w:ind w:left="11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0" w:hanging="400"/>
      </w:pPr>
      <w:rPr>
        <w:rFonts w:ascii="Wingdings" w:hAnsi="Wingdings" w:hint="default"/>
      </w:rPr>
    </w:lvl>
  </w:abstractNum>
  <w:abstractNum w:abstractNumId="26">
    <w:nsid w:val="3F4F0070"/>
    <w:multiLevelType w:val="hybridMultilevel"/>
    <w:tmpl w:val="C12E7628"/>
    <w:lvl w:ilvl="0" w:tplc="D44640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46B2524E"/>
    <w:multiLevelType w:val="hybridMultilevel"/>
    <w:tmpl w:val="C71C1F8C"/>
    <w:lvl w:ilvl="0" w:tplc="763C67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>
    <w:nsid w:val="4DC77F83"/>
    <w:multiLevelType w:val="hybridMultilevel"/>
    <w:tmpl w:val="475607F8"/>
    <w:lvl w:ilvl="0" w:tplc="489C0FF8">
      <w:start w:val="1"/>
      <w:numFmt w:val="decimal"/>
      <w:lvlText w:val="%1.2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510738A3"/>
    <w:multiLevelType w:val="hybridMultilevel"/>
    <w:tmpl w:val="0A6AEFDA"/>
    <w:lvl w:ilvl="0" w:tplc="F030E26C">
      <w:start w:val="2"/>
      <w:numFmt w:val="bullet"/>
      <w:lvlText w:val=""/>
      <w:lvlJc w:val="left"/>
      <w:pPr>
        <w:ind w:left="2868" w:hanging="360"/>
      </w:pPr>
      <w:rPr>
        <w:rFonts w:ascii="Wingdings" w:eastAsia="Gulim" w:hAnsi="Wingdings" w:cs="Gulim" w:hint="default"/>
      </w:rPr>
    </w:lvl>
    <w:lvl w:ilvl="1" w:tplc="04090003" w:tentative="1">
      <w:start w:val="1"/>
      <w:numFmt w:val="bullet"/>
      <w:lvlText w:val=""/>
      <w:lvlJc w:val="left"/>
      <w:pPr>
        <w:ind w:left="33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9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3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08" w:hanging="400"/>
      </w:pPr>
      <w:rPr>
        <w:rFonts w:ascii="Wingdings" w:hAnsi="Wingdings" w:hint="default"/>
      </w:rPr>
    </w:lvl>
  </w:abstractNum>
  <w:abstractNum w:abstractNumId="30">
    <w:nsid w:val="5375670D"/>
    <w:multiLevelType w:val="hybridMultilevel"/>
    <w:tmpl w:val="46688B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5C8D5F5E"/>
    <w:multiLevelType w:val="hybridMultilevel"/>
    <w:tmpl w:val="A502DBD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5E9D0570"/>
    <w:multiLevelType w:val="hybridMultilevel"/>
    <w:tmpl w:val="8EBEAF9E"/>
    <w:lvl w:ilvl="0" w:tplc="E8BE48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>
    <w:nsid w:val="5F6609BD"/>
    <w:multiLevelType w:val="hybridMultilevel"/>
    <w:tmpl w:val="9E7C7FE6"/>
    <w:lvl w:ilvl="0" w:tplc="2FF8C608">
      <w:numFmt w:val="bullet"/>
      <w:lvlText w:val="-"/>
      <w:lvlJc w:val="left"/>
      <w:pPr>
        <w:tabs>
          <w:tab w:val="num" w:pos="1200"/>
        </w:tabs>
        <w:ind w:left="1200" w:hanging="360"/>
      </w:pPr>
      <w:rPr>
        <w:rFonts w:ascii="Times New Roman" w:eastAsia="HGMaruGothicMPRO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34">
    <w:nsid w:val="614E3719"/>
    <w:multiLevelType w:val="multilevel"/>
    <w:tmpl w:val="03FE8EA8"/>
    <w:lvl w:ilvl="0">
      <w:start w:val="10"/>
      <w:numFmt w:val="decimal"/>
      <w:lvlText w:val="%1"/>
      <w:lvlJc w:val="left"/>
      <w:pPr>
        <w:ind w:left="645" w:hanging="645"/>
      </w:pPr>
      <w:rPr>
        <w:rFonts w:ascii="Gulim" w:eastAsia="Gulim" w:hAnsi="Gulim" w:cs="Gulim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ascii="Gulim" w:eastAsia="Gulim" w:hAnsi="Gulim" w:cs="Gulim"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ascii="Gulim" w:eastAsia="Gulim" w:hAnsi="Gulim" w:cs="Gulim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Gulim" w:eastAsia="Gulim" w:hAnsi="Gulim" w:cs="Gulim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Gulim" w:eastAsia="Gulim" w:hAnsi="Gulim" w:cs="Gulim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Gulim" w:eastAsia="Gulim" w:hAnsi="Gulim" w:cs="Gulim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Gulim" w:eastAsia="Gulim" w:hAnsi="Gulim" w:cs="Gulim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Gulim" w:eastAsia="Gulim" w:hAnsi="Gulim" w:cs="Gulim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Gulim" w:eastAsia="Gulim" w:hAnsi="Gulim" w:cs="Gulim" w:hint="default"/>
      </w:rPr>
    </w:lvl>
  </w:abstractNum>
  <w:abstractNum w:abstractNumId="35">
    <w:nsid w:val="61A4107F"/>
    <w:multiLevelType w:val="hybridMultilevel"/>
    <w:tmpl w:val="FC3C2A4A"/>
    <w:lvl w:ilvl="0" w:tplc="C9AE8C04">
      <w:start w:val="1"/>
      <w:numFmt w:val="decimalEnclosedCircle"/>
      <w:lvlText w:val="%1"/>
      <w:lvlJc w:val="left"/>
      <w:pPr>
        <w:ind w:left="746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2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46" w:hanging="420"/>
      </w:pPr>
    </w:lvl>
    <w:lvl w:ilvl="3" w:tplc="0409000F" w:tentative="1">
      <w:start w:val="1"/>
      <w:numFmt w:val="decimal"/>
      <w:lvlText w:val="%4."/>
      <w:lvlJc w:val="left"/>
      <w:pPr>
        <w:ind w:left="2066" w:hanging="420"/>
      </w:pPr>
    </w:lvl>
    <w:lvl w:ilvl="4" w:tplc="04090017" w:tentative="1">
      <w:start w:val="1"/>
      <w:numFmt w:val="aiueoFullWidth"/>
      <w:lvlText w:val="(%5)"/>
      <w:lvlJc w:val="left"/>
      <w:pPr>
        <w:ind w:left="248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06" w:hanging="420"/>
      </w:pPr>
    </w:lvl>
    <w:lvl w:ilvl="6" w:tplc="0409000F" w:tentative="1">
      <w:start w:val="1"/>
      <w:numFmt w:val="decimal"/>
      <w:lvlText w:val="%7."/>
      <w:lvlJc w:val="left"/>
      <w:pPr>
        <w:ind w:left="3326" w:hanging="420"/>
      </w:pPr>
    </w:lvl>
    <w:lvl w:ilvl="7" w:tplc="04090017" w:tentative="1">
      <w:start w:val="1"/>
      <w:numFmt w:val="aiueoFullWidth"/>
      <w:lvlText w:val="(%8)"/>
      <w:lvlJc w:val="left"/>
      <w:pPr>
        <w:ind w:left="3746" w:hanging="420"/>
      </w:pPr>
    </w:lvl>
    <w:lvl w:ilvl="8" w:tplc="04090011" w:tentative="1">
      <w:start w:val="1"/>
      <w:numFmt w:val="decimalEnclosedCircle"/>
      <w:lvlText w:val="%9"/>
      <w:lvlJc w:val="left"/>
      <w:pPr>
        <w:ind w:left="4166" w:hanging="420"/>
      </w:pPr>
    </w:lvl>
  </w:abstractNum>
  <w:abstractNum w:abstractNumId="36">
    <w:nsid w:val="63190379"/>
    <w:multiLevelType w:val="hybridMultilevel"/>
    <w:tmpl w:val="E8CA53A2"/>
    <w:lvl w:ilvl="0" w:tplc="E67A694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>
    <w:nsid w:val="6C176E28"/>
    <w:multiLevelType w:val="hybridMultilevel"/>
    <w:tmpl w:val="97506DC6"/>
    <w:lvl w:ilvl="0" w:tplc="F404DAD6">
      <w:start w:val="1"/>
      <w:numFmt w:val="decimal"/>
      <w:lvlText w:val="%1."/>
      <w:lvlJc w:val="left"/>
      <w:pPr>
        <w:ind w:left="993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6D7F779A"/>
    <w:multiLevelType w:val="hybridMultilevel"/>
    <w:tmpl w:val="E1F402F0"/>
    <w:lvl w:ilvl="0" w:tplc="CAC20616">
      <w:start w:val="1"/>
      <w:numFmt w:val="decimalEnclosedCircle"/>
      <w:lvlText w:val="%1"/>
      <w:lvlJc w:val="left"/>
      <w:pPr>
        <w:ind w:left="746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2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46" w:hanging="420"/>
      </w:pPr>
    </w:lvl>
    <w:lvl w:ilvl="3" w:tplc="0409000F" w:tentative="1">
      <w:start w:val="1"/>
      <w:numFmt w:val="decimal"/>
      <w:lvlText w:val="%4."/>
      <w:lvlJc w:val="left"/>
      <w:pPr>
        <w:ind w:left="2066" w:hanging="420"/>
      </w:pPr>
    </w:lvl>
    <w:lvl w:ilvl="4" w:tplc="04090017" w:tentative="1">
      <w:start w:val="1"/>
      <w:numFmt w:val="aiueoFullWidth"/>
      <w:lvlText w:val="(%5)"/>
      <w:lvlJc w:val="left"/>
      <w:pPr>
        <w:ind w:left="248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06" w:hanging="420"/>
      </w:pPr>
    </w:lvl>
    <w:lvl w:ilvl="6" w:tplc="0409000F" w:tentative="1">
      <w:start w:val="1"/>
      <w:numFmt w:val="decimal"/>
      <w:lvlText w:val="%7."/>
      <w:lvlJc w:val="left"/>
      <w:pPr>
        <w:ind w:left="3326" w:hanging="420"/>
      </w:pPr>
    </w:lvl>
    <w:lvl w:ilvl="7" w:tplc="04090017" w:tentative="1">
      <w:start w:val="1"/>
      <w:numFmt w:val="aiueoFullWidth"/>
      <w:lvlText w:val="(%8)"/>
      <w:lvlJc w:val="left"/>
      <w:pPr>
        <w:ind w:left="3746" w:hanging="420"/>
      </w:pPr>
    </w:lvl>
    <w:lvl w:ilvl="8" w:tplc="04090011" w:tentative="1">
      <w:start w:val="1"/>
      <w:numFmt w:val="decimalEnclosedCircle"/>
      <w:lvlText w:val="%9"/>
      <w:lvlJc w:val="left"/>
      <w:pPr>
        <w:ind w:left="4166" w:hanging="420"/>
      </w:pPr>
    </w:lvl>
  </w:abstractNum>
  <w:abstractNum w:abstractNumId="39">
    <w:nsid w:val="73862A96"/>
    <w:multiLevelType w:val="hybridMultilevel"/>
    <w:tmpl w:val="F2ECCA7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>
    <w:nsid w:val="75157492"/>
    <w:multiLevelType w:val="hybridMultilevel"/>
    <w:tmpl w:val="8E9439BC"/>
    <w:lvl w:ilvl="0" w:tplc="489C0FF8">
      <w:start w:val="1"/>
      <w:numFmt w:val="decimal"/>
      <w:lvlText w:val="%1.2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>
    <w:nsid w:val="79B031D1"/>
    <w:multiLevelType w:val="hybridMultilevel"/>
    <w:tmpl w:val="52EEE6D8"/>
    <w:lvl w:ilvl="0" w:tplc="F4005B92">
      <w:start w:val="1"/>
      <w:numFmt w:val="decimalFullWidth"/>
      <w:lvlText w:val="%1．"/>
      <w:lvlJc w:val="left"/>
      <w:pPr>
        <w:ind w:left="390" w:hanging="39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41"/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7"/>
  </w:num>
  <w:num w:numId="16">
    <w:abstractNumId w:val="11"/>
  </w:num>
  <w:num w:numId="17">
    <w:abstractNumId w:val="31"/>
  </w:num>
  <w:num w:numId="18">
    <w:abstractNumId w:val="30"/>
  </w:num>
  <w:num w:numId="19">
    <w:abstractNumId w:val="24"/>
  </w:num>
  <w:num w:numId="20">
    <w:abstractNumId w:val="40"/>
  </w:num>
  <w:num w:numId="21">
    <w:abstractNumId w:val="28"/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2"/>
  </w:num>
  <w:num w:numId="24">
    <w:abstractNumId w:val="20"/>
  </w:num>
  <w:num w:numId="25">
    <w:abstractNumId w:val="29"/>
  </w:num>
  <w:num w:numId="26">
    <w:abstractNumId w:val="26"/>
  </w:num>
  <w:num w:numId="27">
    <w:abstractNumId w:val="27"/>
  </w:num>
  <w:num w:numId="28">
    <w:abstractNumId w:val="10"/>
  </w:num>
  <w:num w:numId="29">
    <w:abstractNumId w:val="15"/>
  </w:num>
  <w:num w:numId="30">
    <w:abstractNumId w:val="36"/>
  </w:num>
  <w:num w:numId="31">
    <w:abstractNumId w:val="14"/>
  </w:num>
  <w:num w:numId="32">
    <w:abstractNumId w:val="12"/>
  </w:num>
  <w:num w:numId="33">
    <w:abstractNumId w:val="21"/>
  </w:num>
  <w:num w:numId="34">
    <w:abstractNumId w:val="23"/>
  </w:num>
  <w:num w:numId="35">
    <w:abstractNumId w:val="35"/>
  </w:num>
  <w:num w:numId="36">
    <w:abstractNumId w:val="38"/>
  </w:num>
  <w:num w:numId="37">
    <w:abstractNumId w:val="33"/>
  </w:num>
  <w:num w:numId="38">
    <w:abstractNumId w:val="16"/>
  </w:num>
  <w:num w:numId="39">
    <w:abstractNumId w:val="13"/>
  </w:num>
  <w:num w:numId="40">
    <w:abstractNumId w:val="39"/>
  </w:num>
  <w:num w:numId="41">
    <w:abstractNumId w:val="25"/>
  </w:num>
  <w:num w:numId="42">
    <w:abstractNumId w:val="34"/>
  </w:num>
  <w:num w:numId="43">
    <w:abstractNumId w:val="19"/>
  </w:num>
  <w:num w:numId="44">
    <w:abstractNumId w:val="22"/>
    <w:lvlOverride w:ilvl="0">
      <w:startOverride w:val="4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2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7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hideGrammaticalErrors/>
  <w:activeWritingStyle w:appName="MSWord" w:lang="en-US" w:vendorID="64" w:dllVersion="5" w:nlCheck="1" w:checkStyle="1"/>
  <w:activeWritingStyle w:appName="MSWord" w:lang="ja-JP" w:vendorID="64" w:dllVersion="5" w:nlCheck="1" w:checkStyle="1"/>
  <w:activeWritingStyle w:appName="MSWord" w:lang="ja-JP" w:vendorID="64" w:dllVersion="6" w:nlCheck="1" w:checkStyle="1"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ko-KR" w:vendorID="64" w:dllVersion="4096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1"/>
  <w:doNotTrackMoves/>
  <w:defaultTabStop w:val="386"/>
  <w:drawingGridHorizontalSpacing w:val="193"/>
  <w:drawingGridVerticalSpacing w:val="291"/>
  <w:displayHorizontalDrawingGridEvery w:val="0"/>
  <w:noPunctuationKerning/>
  <w:characterSpacingControl w:val="compressPunctuation"/>
  <w:hdrShapeDefaults>
    <o:shapedefaults v:ext="edit" spidmax="12290" fill="f" fillcolor="white" strokecolor="none [3213]">
      <v:fill color="white" on="f"/>
      <v:stroke color="none [3213]"/>
      <o:colormru v:ext="edit" colors="#99f,#96f,#c38ed8,#cdcdcd"/>
      <o:colormenu v:ext="edit" fillcolor="none [3213]" strokecolor="red"/>
    </o:shapedefaults>
    <o:shapelayout v:ext="edit">
      <o:idmap v:ext="edit" data="8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47E6"/>
    <w:rsid w:val="00000437"/>
    <w:rsid w:val="00000CA9"/>
    <w:rsid w:val="000013C0"/>
    <w:rsid w:val="00002889"/>
    <w:rsid w:val="00002B55"/>
    <w:rsid w:val="00003699"/>
    <w:rsid w:val="0000422E"/>
    <w:rsid w:val="00005F69"/>
    <w:rsid w:val="00007B7D"/>
    <w:rsid w:val="00014D37"/>
    <w:rsid w:val="000173A7"/>
    <w:rsid w:val="00017CA7"/>
    <w:rsid w:val="0002091D"/>
    <w:rsid w:val="000221A0"/>
    <w:rsid w:val="00022300"/>
    <w:rsid w:val="00022692"/>
    <w:rsid w:val="00023FC3"/>
    <w:rsid w:val="000260EF"/>
    <w:rsid w:val="00027046"/>
    <w:rsid w:val="0002780E"/>
    <w:rsid w:val="00027814"/>
    <w:rsid w:val="000309A7"/>
    <w:rsid w:val="0003425C"/>
    <w:rsid w:val="00035C01"/>
    <w:rsid w:val="00035E36"/>
    <w:rsid w:val="00041B63"/>
    <w:rsid w:val="00042BD1"/>
    <w:rsid w:val="000436F5"/>
    <w:rsid w:val="000438C3"/>
    <w:rsid w:val="00044D3A"/>
    <w:rsid w:val="000450DD"/>
    <w:rsid w:val="000535F5"/>
    <w:rsid w:val="0005403E"/>
    <w:rsid w:val="00054A1D"/>
    <w:rsid w:val="000550EF"/>
    <w:rsid w:val="000554AC"/>
    <w:rsid w:val="00056134"/>
    <w:rsid w:val="000570F6"/>
    <w:rsid w:val="000623A3"/>
    <w:rsid w:val="000639A8"/>
    <w:rsid w:val="00065189"/>
    <w:rsid w:val="000660A1"/>
    <w:rsid w:val="000665C9"/>
    <w:rsid w:val="0006666F"/>
    <w:rsid w:val="00071A0B"/>
    <w:rsid w:val="00071E8E"/>
    <w:rsid w:val="0007419C"/>
    <w:rsid w:val="00075E19"/>
    <w:rsid w:val="0007623B"/>
    <w:rsid w:val="000772BF"/>
    <w:rsid w:val="00082AFB"/>
    <w:rsid w:val="00083DA2"/>
    <w:rsid w:val="00084BB8"/>
    <w:rsid w:val="00087D31"/>
    <w:rsid w:val="0009149A"/>
    <w:rsid w:val="000923D9"/>
    <w:rsid w:val="0009399A"/>
    <w:rsid w:val="00096F18"/>
    <w:rsid w:val="000A04B7"/>
    <w:rsid w:val="000A4231"/>
    <w:rsid w:val="000B19A6"/>
    <w:rsid w:val="000B1F77"/>
    <w:rsid w:val="000B2D50"/>
    <w:rsid w:val="000B634F"/>
    <w:rsid w:val="000C33C3"/>
    <w:rsid w:val="000C69DB"/>
    <w:rsid w:val="000C7102"/>
    <w:rsid w:val="000D0FE6"/>
    <w:rsid w:val="000D26E7"/>
    <w:rsid w:val="000E563A"/>
    <w:rsid w:val="000E61FC"/>
    <w:rsid w:val="000E718F"/>
    <w:rsid w:val="000F2B5B"/>
    <w:rsid w:val="000F3C5F"/>
    <w:rsid w:val="000F4091"/>
    <w:rsid w:val="000F478B"/>
    <w:rsid w:val="000F58BA"/>
    <w:rsid w:val="0010247B"/>
    <w:rsid w:val="0010420E"/>
    <w:rsid w:val="001055C0"/>
    <w:rsid w:val="0010701F"/>
    <w:rsid w:val="001104C8"/>
    <w:rsid w:val="00111929"/>
    <w:rsid w:val="001146AA"/>
    <w:rsid w:val="001162FE"/>
    <w:rsid w:val="001164F1"/>
    <w:rsid w:val="00117568"/>
    <w:rsid w:val="00122895"/>
    <w:rsid w:val="00123C39"/>
    <w:rsid w:val="001323BF"/>
    <w:rsid w:val="00135E24"/>
    <w:rsid w:val="00136108"/>
    <w:rsid w:val="001407F7"/>
    <w:rsid w:val="0014089B"/>
    <w:rsid w:val="0014224D"/>
    <w:rsid w:val="0014302F"/>
    <w:rsid w:val="0014331A"/>
    <w:rsid w:val="00144EB7"/>
    <w:rsid w:val="0014588F"/>
    <w:rsid w:val="00146D8A"/>
    <w:rsid w:val="00146DE8"/>
    <w:rsid w:val="00147943"/>
    <w:rsid w:val="00150C6C"/>
    <w:rsid w:val="001534E4"/>
    <w:rsid w:val="001538C0"/>
    <w:rsid w:val="001550D5"/>
    <w:rsid w:val="00157115"/>
    <w:rsid w:val="00160ECC"/>
    <w:rsid w:val="00161E53"/>
    <w:rsid w:val="00164C31"/>
    <w:rsid w:val="00165CCF"/>
    <w:rsid w:val="00174318"/>
    <w:rsid w:val="001747E6"/>
    <w:rsid w:val="00180F4A"/>
    <w:rsid w:val="00181E15"/>
    <w:rsid w:val="001832FF"/>
    <w:rsid w:val="001837F1"/>
    <w:rsid w:val="001917BA"/>
    <w:rsid w:val="00191D47"/>
    <w:rsid w:val="00193C8E"/>
    <w:rsid w:val="00196B4B"/>
    <w:rsid w:val="001A4C6C"/>
    <w:rsid w:val="001A6C6D"/>
    <w:rsid w:val="001A7495"/>
    <w:rsid w:val="001A798C"/>
    <w:rsid w:val="001B17D7"/>
    <w:rsid w:val="001B388B"/>
    <w:rsid w:val="001B3CBB"/>
    <w:rsid w:val="001B72E6"/>
    <w:rsid w:val="001C0B30"/>
    <w:rsid w:val="001C0E2F"/>
    <w:rsid w:val="001C2951"/>
    <w:rsid w:val="001C4B77"/>
    <w:rsid w:val="001C5140"/>
    <w:rsid w:val="001D0BCD"/>
    <w:rsid w:val="001D5D05"/>
    <w:rsid w:val="001E18E9"/>
    <w:rsid w:val="001E2292"/>
    <w:rsid w:val="001E335F"/>
    <w:rsid w:val="001E4171"/>
    <w:rsid w:val="001E440B"/>
    <w:rsid w:val="001F094C"/>
    <w:rsid w:val="001F1627"/>
    <w:rsid w:val="001F1F49"/>
    <w:rsid w:val="001F20FC"/>
    <w:rsid w:val="001F43A3"/>
    <w:rsid w:val="001F4E2B"/>
    <w:rsid w:val="001F510A"/>
    <w:rsid w:val="001F5936"/>
    <w:rsid w:val="001F5EA1"/>
    <w:rsid w:val="001F6440"/>
    <w:rsid w:val="001F6496"/>
    <w:rsid w:val="001F6A5E"/>
    <w:rsid w:val="001F7B9A"/>
    <w:rsid w:val="002006A9"/>
    <w:rsid w:val="00202ACB"/>
    <w:rsid w:val="00202DE2"/>
    <w:rsid w:val="002034C6"/>
    <w:rsid w:val="002061DE"/>
    <w:rsid w:val="0021032E"/>
    <w:rsid w:val="00211619"/>
    <w:rsid w:val="00212934"/>
    <w:rsid w:val="00213C64"/>
    <w:rsid w:val="00215A9A"/>
    <w:rsid w:val="00217C9E"/>
    <w:rsid w:val="00220088"/>
    <w:rsid w:val="00220A8F"/>
    <w:rsid w:val="002213C5"/>
    <w:rsid w:val="00222F7E"/>
    <w:rsid w:val="002268E8"/>
    <w:rsid w:val="00226DA2"/>
    <w:rsid w:val="00226E66"/>
    <w:rsid w:val="00230B21"/>
    <w:rsid w:val="002310FC"/>
    <w:rsid w:val="00232086"/>
    <w:rsid w:val="00233D59"/>
    <w:rsid w:val="002347EC"/>
    <w:rsid w:val="00235367"/>
    <w:rsid w:val="00235DA3"/>
    <w:rsid w:val="0024099C"/>
    <w:rsid w:val="00242431"/>
    <w:rsid w:val="00245A0B"/>
    <w:rsid w:val="00245E71"/>
    <w:rsid w:val="00246246"/>
    <w:rsid w:val="00246A3A"/>
    <w:rsid w:val="002513E0"/>
    <w:rsid w:val="0025651C"/>
    <w:rsid w:val="00257080"/>
    <w:rsid w:val="00257187"/>
    <w:rsid w:val="00257CA7"/>
    <w:rsid w:val="00265047"/>
    <w:rsid w:val="0026654D"/>
    <w:rsid w:val="00266654"/>
    <w:rsid w:val="002666A4"/>
    <w:rsid w:val="00274726"/>
    <w:rsid w:val="00274A4A"/>
    <w:rsid w:val="00275762"/>
    <w:rsid w:val="00276DFD"/>
    <w:rsid w:val="002775B0"/>
    <w:rsid w:val="00284338"/>
    <w:rsid w:val="00286A8E"/>
    <w:rsid w:val="00290023"/>
    <w:rsid w:val="0029060E"/>
    <w:rsid w:val="00291FDA"/>
    <w:rsid w:val="0029416B"/>
    <w:rsid w:val="002943A0"/>
    <w:rsid w:val="00295326"/>
    <w:rsid w:val="002959B0"/>
    <w:rsid w:val="002972EB"/>
    <w:rsid w:val="002A297B"/>
    <w:rsid w:val="002A452A"/>
    <w:rsid w:val="002A7EA7"/>
    <w:rsid w:val="002B0747"/>
    <w:rsid w:val="002B6DE6"/>
    <w:rsid w:val="002B79BC"/>
    <w:rsid w:val="002C0241"/>
    <w:rsid w:val="002D04F7"/>
    <w:rsid w:val="002D0CFC"/>
    <w:rsid w:val="002D1EE4"/>
    <w:rsid w:val="002D6D78"/>
    <w:rsid w:val="002D6E01"/>
    <w:rsid w:val="002D705D"/>
    <w:rsid w:val="002E105C"/>
    <w:rsid w:val="002E4C91"/>
    <w:rsid w:val="002E5071"/>
    <w:rsid w:val="002E766F"/>
    <w:rsid w:val="002F0D9C"/>
    <w:rsid w:val="002F1E9E"/>
    <w:rsid w:val="002F2F34"/>
    <w:rsid w:val="002F5459"/>
    <w:rsid w:val="002F5AF0"/>
    <w:rsid w:val="002F5D3A"/>
    <w:rsid w:val="002F64DD"/>
    <w:rsid w:val="002F7337"/>
    <w:rsid w:val="002F73B9"/>
    <w:rsid w:val="002F7DE6"/>
    <w:rsid w:val="003019EF"/>
    <w:rsid w:val="00301C8E"/>
    <w:rsid w:val="0030317E"/>
    <w:rsid w:val="00310547"/>
    <w:rsid w:val="00311798"/>
    <w:rsid w:val="00312A60"/>
    <w:rsid w:val="0031490C"/>
    <w:rsid w:val="00314D2C"/>
    <w:rsid w:val="00317EB2"/>
    <w:rsid w:val="00321D36"/>
    <w:rsid w:val="00322174"/>
    <w:rsid w:val="0032473C"/>
    <w:rsid w:val="00325170"/>
    <w:rsid w:val="00325D35"/>
    <w:rsid w:val="0033013C"/>
    <w:rsid w:val="00330E9A"/>
    <w:rsid w:val="003335FA"/>
    <w:rsid w:val="00335C3D"/>
    <w:rsid w:val="00336555"/>
    <w:rsid w:val="003369B6"/>
    <w:rsid w:val="00343C56"/>
    <w:rsid w:val="00352BCD"/>
    <w:rsid w:val="00355101"/>
    <w:rsid w:val="00357102"/>
    <w:rsid w:val="00357296"/>
    <w:rsid w:val="0036199A"/>
    <w:rsid w:val="0036250A"/>
    <w:rsid w:val="00362E56"/>
    <w:rsid w:val="00362F5F"/>
    <w:rsid w:val="00363221"/>
    <w:rsid w:val="0036485E"/>
    <w:rsid w:val="00367F5C"/>
    <w:rsid w:val="00371F29"/>
    <w:rsid w:val="003736F2"/>
    <w:rsid w:val="00375236"/>
    <w:rsid w:val="003752B7"/>
    <w:rsid w:val="00375F0E"/>
    <w:rsid w:val="003772EF"/>
    <w:rsid w:val="00380089"/>
    <w:rsid w:val="0038144F"/>
    <w:rsid w:val="00391804"/>
    <w:rsid w:val="00392937"/>
    <w:rsid w:val="00393253"/>
    <w:rsid w:val="00395173"/>
    <w:rsid w:val="00395C1A"/>
    <w:rsid w:val="00395F68"/>
    <w:rsid w:val="0039787B"/>
    <w:rsid w:val="003A329E"/>
    <w:rsid w:val="003A7DD3"/>
    <w:rsid w:val="003B06B0"/>
    <w:rsid w:val="003B08B9"/>
    <w:rsid w:val="003B0E39"/>
    <w:rsid w:val="003B5C32"/>
    <w:rsid w:val="003B6FB8"/>
    <w:rsid w:val="003C21A1"/>
    <w:rsid w:val="003C35C4"/>
    <w:rsid w:val="003C45CE"/>
    <w:rsid w:val="003C7D01"/>
    <w:rsid w:val="003D43A9"/>
    <w:rsid w:val="003D4EC6"/>
    <w:rsid w:val="003D5F73"/>
    <w:rsid w:val="003D7EF1"/>
    <w:rsid w:val="003E081D"/>
    <w:rsid w:val="003E169C"/>
    <w:rsid w:val="003E5E33"/>
    <w:rsid w:val="003E6B95"/>
    <w:rsid w:val="003E6C12"/>
    <w:rsid w:val="003E76E8"/>
    <w:rsid w:val="00400ED4"/>
    <w:rsid w:val="00401399"/>
    <w:rsid w:val="00402796"/>
    <w:rsid w:val="00405E2E"/>
    <w:rsid w:val="00405EBA"/>
    <w:rsid w:val="00406596"/>
    <w:rsid w:val="00407150"/>
    <w:rsid w:val="004131E8"/>
    <w:rsid w:val="00414D35"/>
    <w:rsid w:val="00415C93"/>
    <w:rsid w:val="0042160C"/>
    <w:rsid w:val="0042194D"/>
    <w:rsid w:val="00422543"/>
    <w:rsid w:val="00423967"/>
    <w:rsid w:val="00424BA5"/>
    <w:rsid w:val="00424F18"/>
    <w:rsid w:val="00425551"/>
    <w:rsid w:val="00426FC5"/>
    <w:rsid w:val="00430192"/>
    <w:rsid w:val="00436C32"/>
    <w:rsid w:val="004374D5"/>
    <w:rsid w:val="004442D6"/>
    <w:rsid w:val="00444EFF"/>
    <w:rsid w:val="00445841"/>
    <w:rsid w:val="004458EA"/>
    <w:rsid w:val="00446145"/>
    <w:rsid w:val="004526C7"/>
    <w:rsid w:val="00452FC5"/>
    <w:rsid w:val="004540D4"/>
    <w:rsid w:val="00455709"/>
    <w:rsid w:val="00456793"/>
    <w:rsid w:val="00456F2D"/>
    <w:rsid w:val="004627F0"/>
    <w:rsid w:val="00463239"/>
    <w:rsid w:val="00465B10"/>
    <w:rsid w:val="004661F1"/>
    <w:rsid w:val="0046689F"/>
    <w:rsid w:val="00472D36"/>
    <w:rsid w:val="004735CD"/>
    <w:rsid w:val="0047386A"/>
    <w:rsid w:val="0047674E"/>
    <w:rsid w:val="00480416"/>
    <w:rsid w:val="0048051E"/>
    <w:rsid w:val="00480788"/>
    <w:rsid w:val="00481E56"/>
    <w:rsid w:val="00484A4D"/>
    <w:rsid w:val="00484F01"/>
    <w:rsid w:val="00486376"/>
    <w:rsid w:val="00487153"/>
    <w:rsid w:val="00490298"/>
    <w:rsid w:val="00491C8F"/>
    <w:rsid w:val="004928BA"/>
    <w:rsid w:val="004A0693"/>
    <w:rsid w:val="004A09CF"/>
    <w:rsid w:val="004A3AF4"/>
    <w:rsid w:val="004A432D"/>
    <w:rsid w:val="004A5C4A"/>
    <w:rsid w:val="004B4666"/>
    <w:rsid w:val="004B477A"/>
    <w:rsid w:val="004B6A23"/>
    <w:rsid w:val="004B6AB9"/>
    <w:rsid w:val="004B79E1"/>
    <w:rsid w:val="004C3EB5"/>
    <w:rsid w:val="004D0474"/>
    <w:rsid w:val="004D1ACE"/>
    <w:rsid w:val="004D2F64"/>
    <w:rsid w:val="004D3943"/>
    <w:rsid w:val="004D60BE"/>
    <w:rsid w:val="004E094F"/>
    <w:rsid w:val="004E207C"/>
    <w:rsid w:val="004E52A8"/>
    <w:rsid w:val="004E5BDE"/>
    <w:rsid w:val="004E6725"/>
    <w:rsid w:val="004E757D"/>
    <w:rsid w:val="004F055C"/>
    <w:rsid w:val="004F0973"/>
    <w:rsid w:val="004F1209"/>
    <w:rsid w:val="004F3648"/>
    <w:rsid w:val="004F4640"/>
    <w:rsid w:val="0050124A"/>
    <w:rsid w:val="0050462A"/>
    <w:rsid w:val="00505BF6"/>
    <w:rsid w:val="00506383"/>
    <w:rsid w:val="00507DE0"/>
    <w:rsid w:val="005118F1"/>
    <w:rsid w:val="00514B20"/>
    <w:rsid w:val="005151A8"/>
    <w:rsid w:val="005201CB"/>
    <w:rsid w:val="0052047C"/>
    <w:rsid w:val="00522717"/>
    <w:rsid w:val="00525E30"/>
    <w:rsid w:val="005267A4"/>
    <w:rsid w:val="0053037B"/>
    <w:rsid w:val="005306AE"/>
    <w:rsid w:val="00530B6E"/>
    <w:rsid w:val="00535FB5"/>
    <w:rsid w:val="00536E67"/>
    <w:rsid w:val="00542BD3"/>
    <w:rsid w:val="00543530"/>
    <w:rsid w:val="00544B52"/>
    <w:rsid w:val="00547095"/>
    <w:rsid w:val="005541A8"/>
    <w:rsid w:val="005545C7"/>
    <w:rsid w:val="00554667"/>
    <w:rsid w:val="00556CE7"/>
    <w:rsid w:val="0056087E"/>
    <w:rsid w:val="00564A45"/>
    <w:rsid w:val="00566983"/>
    <w:rsid w:val="00567FFB"/>
    <w:rsid w:val="005711D5"/>
    <w:rsid w:val="00577555"/>
    <w:rsid w:val="0057782D"/>
    <w:rsid w:val="00581C17"/>
    <w:rsid w:val="00582B34"/>
    <w:rsid w:val="00583A9C"/>
    <w:rsid w:val="00585619"/>
    <w:rsid w:val="00590811"/>
    <w:rsid w:val="00591EF0"/>
    <w:rsid w:val="00597516"/>
    <w:rsid w:val="00597C4C"/>
    <w:rsid w:val="005A1041"/>
    <w:rsid w:val="005A1526"/>
    <w:rsid w:val="005A3A22"/>
    <w:rsid w:val="005A6BDC"/>
    <w:rsid w:val="005A7B08"/>
    <w:rsid w:val="005B24B9"/>
    <w:rsid w:val="005B26D4"/>
    <w:rsid w:val="005B303F"/>
    <w:rsid w:val="005B5A68"/>
    <w:rsid w:val="005B6034"/>
    <w:rsid w:val="005C2ED8"/>
    <w:rsid w:val="005C34D3"/>
    <w:rsid w:val="005C3980"/>
    <w:rsid w:val="005D256E"/>
    <w:rsid w:val="005D2F4A"/>
    <w:rsid w:val="005D5744"/>
    <w:rsid w:val="005D733E"/>
    <w:rsid w:val="005E0558"/>
    <w:rsid w:val="005E3F08"/>
    <w:rsid w:val="005E486A"/>
    <w:rsid w:val="005E4F79"/>
    <w:rsid w:val="005E67E9"/>
    <w:rsid w:val="005E7292"/>
    <w:rsid w:val="00600440"/>
    <w:rsid w:val="00600F8A"/>
    <w:rsid w:val="006012C1"/>
    <w:rsid w:val="00602520"/>
    <w:rsid w:val="00603040"/>
    <w:rsid w:val="006031A0"/>
    <w:rsid w:val="006039B7"/>
    <w:rsid w:val="006039CA"/>
    <w:rsid w:val="00610DDF"/>
    <w:rsid w:val="00617626"/>
    <w:rsid w:val="0062160E"/>
    <w:rsid w:val="006217D7"/>
    <w:rsid w:val="006233B5"/>
    <w:rsid w:val="006240AD"/>
    <w:rsid w:val="006258C2"/>
    <w:rsid w:val="00626608"/>
    <w:rsid w:val="00626EFA"/>
    <w:rsid w:val="0062792E"/>
    <w:rsid w:val="00633B37"/>
    <w:rsid w:val="00633D86"/>
    <w:rsid w:val="006411A3"/>
    <w:rsid w:val="00641A1F"/>
    <w:rsid w:val="00642908"/>
    <w:rsid w:val="00643F0A"/>
    <w:rsid w:val="0064497E"/>
    <w:rsid w:val="00645A4D"/>
    <w:rsid w:val="00646F06"/>
    <w:rsid w:val="006507B9"/>
    <w:rsid w:val="00651642"/>
    <w:rsid w:val="0065697E"/>
    <w:rsid w:val="0066343A"/>
    <w:rsid w:val="006647DF"/>
    <w:rsid w:val="00665609"/>
    <w:rsid w:val="00666171"/>
    <w:rsid w:val="0066744B"/>
    <w:rsid w:val="0067221A"/>
    <w:rsid w:val="00672629"/>
    <w:rsid w:val="00672CC3"/>
    <w:rsid w:val="00673FB7"/>
    <w:rsid w:val="00674F2E"/>
    <w:rsid w:val="00680259"/>
    <w:rsid w:val="0068169F"/>
    <w:rsid w:val="00681916"/>
    <w:rsid w:val="006871B3"/>
    <w:rsid w:val="00687390"/>
    <w:rsid w:val="00691480"/>
    <w:rsid w:val="0069397B"/>
    <w:rsid w:val="006958E6"/>
    <w:rsid w:val="00697419"/>
    <w:rsid w:val="006A3182"/>
    <w:rsid w:val="006A5AC1"/>
    <w:rsid w:val="006A6450"/>
    <w:rsid w:val="006B155C"/>
    <w:rsid w:val="006B2A40"/>
    <w:rsid w:val="006B2A4D"/>
    <w:rsid w:val="006B3BC3"/>
    <w:rsid w:val="006B3C3A"/>
    <w:rsid w:val="006B53F0"/>
    <w:rsid w:val="006C07F0"/>
    <w:rsid w:val="006C0893"/>
    <w:rsid w:val="006C187A"/>
    <w:rsid w:val="006C19B7"/>
    <w:rsid w:val="006C3558"/>
    <w:rsid w:val="006C54EE"/>
    <w:rsid w:val="006C5FC3"/>
    <w:rsid w:val="006C6455"/>
    <w:rsid w:val="006D35F6"/>
    <w:rsid w:val="006D4BF4"/>
    <w:rsid w:val="006D5001"/>
    <w:rsid w:val="006E059D"/>
    <w:rsid w:val="006E1414"/>
    <w:rsid w:val="006E34CC"/>
    <w:rsid w:val="006E5DC7"/>
    <w:rsid w:val="006E76C0"/>
    <w:rsid w:val="006F3EC5"/>
    <w:rsid w:val="006F4AD9"/>
    <w:rsid w:val="006F4D3C"/>
    <w:rsid w:val="006F6079"/>
    <w:rsid w:val="00702CDB"/>
    <w:rsid w:val="00704710"/>
    <w:rsid w:val="00704A87"/>
    <w:rsid w:val="00710770"/>
    <w:rsid w:val="00711B2E"/>
    <w:rsid w:val="00716085"/>
    <w:rsid w:val="007176D8"/>
    <w:rsid w:val="00720018"/>
    <w:rsid w:val="00721107"/>
    <w:rsid w:val="007219B5"/>
    <w:rsid w:val="0072471A"/>
    <w:rsid w:val="007256FC"/>
    <w:rsid w:val="007257F5"/>
    <w:rsid w:val="007263BD"/>
    <w:rsid w:val="00726449"/>
    <w:rsid w:val="007268A2"/>
    <w:rsid w:val="00734BA3"/>
    <w:rsid w:val="00736981"/>
    <w:rsid w:val="00740E3A"/>
    <w:rsid w:val="00741246"/>
    <w:rsid w:val="00741F8E"/>
    <w:rsid w:val="00742207"/>
    <w:rsid w:val="0074270D"/>
    <w:rsid w:val="00745394"/>
    <w:rsid w:val="00745C54"/>
    <w:rsid w:val="007468A3"/>
    <w:rsid w:val="0074750C"/>
    <w:rsid w:val="00747955"/>
    <w:rsid w:val="0075163F"/>
    <w:rsid w:val="00753B86"/>
    <w:rsid w:val="00754823"/>
    <w:rsid w:val="0075573F"/>
    <w:rsid w:val="007561B5"/>
    <w:rsid w:val="00762F28"/>
    <w:rsid w:val="00763134"/>
    <w:rsid w:val="00770055"/>
    <w:rsid w:val="00772450"/>
    <w:rsid w:val="0077721F"/>
    <w:rsid w:val="00777786"/>
    <w:rsid w:val="00781A8B"/>
    <w:rsid w:val="00782CAE"/>
    <w:rsid w:val="0078448B"/>
    <w:rsid w:val="007875BA"/>
    <w:rsid w:val="00787FC2"/>
    <w:rsid w:val="00790E20"/>
    <w:rsid w:val="00791398"/>
    <w:rsid w:val="0079214F"/>
    <w:rsid w:val="00792C4F"/>
    <w:rsid w:val="00793DDF"/>
    <w:rsid w:val="007979C1"/>
    <w:rsid w:val="007A14B0"/>
    <w:rsid w:val="007A3B9A"/>
    <w:rsid w:val="007A6978"/>
    <w:rsid w:val="007A74B5"/>
    <w:rsid w:val="007B0642"/>
    <w:rsid w:val="007B192C"/>
    <w:rsid w:val="007B507C"/>
    <w:rsid w:val="007B61D5"/>
    <w:rsid w:val="007B63CB"/>
    <w:rsid w:val="007B7B7D"/>
    <w:rsid w:val="007C4153"/>
    <w:rsid w:val="007D148F"/>
    <w:rsid w:val="007D308C"/>
    <w:rsid w:val="007D3456"/>
    <w:rsid w:val="007D559D"/>
    <w:rsid w:val="007D581E"/>
    <w:rsid w:val="007D78DA"/>
    <w:rsid w:val="007D7C11"/>
    <w:rsid w:val="007E16C0"/>
    <w:rsid w:val="007E1F9A"/>
    <w:rsid w:val="007E22C8"/>
    <w:rsid w:val="007E3587"/>
    <w:rsid w:val="007F007E"/>
    <w:rsid w:val="007F3E2B"/>
    <w:rsid w:val="007F5AE7"/>
    <w:rsid w:val="007F71D5"/>
    <w:rsid w:val="007F7839"/>
    <w:rsid w:val="00800964"/>
    <w:rsid w:val="0080144C"/>
    <w:rsid w:val="00801DB5"/>
    <w:rsid w:val="0080228F"/>
    <w:rsid w:val="008039D7"/>
    <w:rsid w:val="00804E99"/>
    <w:rsid w:val="00807416"/>
    <w:rsid w:val="0081226E"/>
    <w:rsid w:val="00812C17"/>
    <w:rsid w:val="00813116"/>
    <w:rsid w:val="00815645"/>
    <w:rsid w:val="00816765"/>
    <w:rsid w:val="00816B67"/>
    <w:rsid w:val="008178F9"/>
    <w:rsid w:val="008217D7"/>
    <w:rsid w:val="00821928"/>
    <w:rsid w:val="008224C7"/>
    <w:rsid w:val="008266BD"/>
    <w:rsid w:val="00826F8A"/>
    <w:rsid w:val="0082776A"/>
    <w:rsid w:val="00831475"/>
    <w:rsid w:val="00833223"/>
    <w:rsid w:val="0083509C"/>
    <w:rsid w:val="00837706"/>
    <w:rsid w:val="00850EFF"/>
    <w:rsid w:val="00851DE7"/>
    <w:rsid w:val="00855155"/>
    <w:rsid w:val="00855A7B"/>
    <w:rsid w:val="00856A9B"/>
    <w:rsid w:val="00860BEC"/>
    <w:rsid w:val="008621AB"/>
    <w:rsid w:val="008650F7"/>
    <w:rsid w:val="00865731"/>
    <w:rsid w:val="00865E2A"/>
    <w:rsid w:val="00867B64"/>
    <w:rsid w:val="00873D49"/>
    <w:rsid w:val="008759FF"/>
    <w:rsid w:val="00882B13"/>
    <w:rsid w:val="00882BA4"/>
    <w:rsid w:val="00887D7E"/>
    <w:rsid w:val="0089059F"/>
    <w:rsid w:val="00890993"/>
    <w:rsid w:val="00891BA2"/>
    <w:rsid w:val="00892637"/>
    <w:rsid w:val="00893009"/>
    <w:rsid w:val="00894B9D"/>
    <w:rsid w:val="00895C91"/>
    <w:rsid w:val="00896374"/>
    <w:rsid w:val="008A050A"/>
    <w:rsid w:val="008A423D"/>
    <w:rsid w:val="008A59A5"/>
    <w:rsid w:val="008A682D"/>
    <w:rsid w:val="008A6D1D"/>
    <w:rsid w:val="008B0375"/>
    <w:rsid w:val="008B1EFD"/>
    <w:rsid w:val="008B1F07"/>
    <w:rsid w:val="008B374F"/>
    <w:rsid w:val="008B50C0"/>
    <w:rsid w:val="008C42A4"/>
    <w:rsid w:val="008C4ED2"/>
    <w:rsid w:val="008D121F"/>
    <w:rsid w:val="008D3736"/>
    <w:rsid w:val="008D431C"/>
    <w:rsid w:val="008D622E"/>
    <w:rsid w:val="008D7EB8"/>
    <w:rsid w:val="008E3C32"/>
    <w:rsid w:val="008E3F16"/>
    <w:rsid w:val="008E5EEF"/>
    <w:rsid w:val="008E6081"/>
    <w:rsid w:val="008F05A9"/>
    <w:rsid w:val="008F3DB6"/>
    <w:rsid w:val="008F472C"/>
    <w:rsid w:val="008F49C4"/>
    <w:rsid w:val="008F53C0"/>
    <w:rsid w:val="00900A80"/>
    <w:rsid w:val="00901167"/>
    <w:rsid w:val="00904758"/>
    <w:rsid w:val="0090565D"/>
    <w:rsid w:val="00910751"/>
    <w:rsid w:val="0091122F"/>
    <w:rsid w:val="00920757"/>
    <w:rsid w:val="009228D0"/>
    <w:rsid w:val="009235DB"/>
    <w:rsid w:val="00925C75"/>
    <w:rsid w:val="00932F15"/>
    <w:rsid w:val="00934C88"/>
    <w:rsid w:val="00937395"/>
    <w:rsid w:val="00940882"/>
    <w:rsid w:val="00940896"/>
    <w:rsid w:val="009413BC"/>
    <w:rsid w:val="00942740"/>
    <w:rsid w:val="00942E9C"/>
    <w:rsid w:val="00944A3C"/>
    <w:rsid w:val="0094524D"/>
    <w:rsid w:val="00946306"/>
    <w:rsid w:val="00946956"/>
    <w:rsid w:val="00946990"/>
    <w:rsid w:val="009520C1"/>
    <w:rsid w:val="00952BBF"/>
    <w:rsid w:val="00953E11"/>
    <w:rsid w:val="00955660"/>
    <w:rsid w:val="00956ABE"/>
    <w:rsid w:val="009606D0"/>
    <w:rsid w:val="009617A4"/>
    <w:rsid w:val="009623E3"/>
    <w:rsid w:val="009720EB"/>
    <w:rsid w:val="0097295E"/>
    <w:rsid w:val="00983E74"/>
    <w:rsid w:val="00985E11"/>
    <w:rsid w:val="009878A0"/>
    <w:rsid w:val="00991305"/>
    <w:rsid w:val="00991707"/>
    <w:rsid w:val="00991881"/>
    <w:rsid w:val="0099400C"/>
    <w:rsid w:val="009952C6"/>
    <w:rsid w:val="00996DE1"/>
    <w:rsid w:val="00996F75"/>
    <w:rsid w:val="009A286D"/>
    <w:rsid w:val="009A456D"/>
    <w:rsid w:val="009B09CB"/>
    <w:rsid w:val="009B1BBA"/>
    <w:rsid w:val="009B61B0"/>
    <w:rsid w:val="009C033E"/>
    <w:rsid w:val="009C1BA6"/>
    <w:rsid w:val="009C1C7C"/>
    <w:rsid w:val="009C4F6F"/>
    <w:rsid w:val="009C5D13"/>
    <w:rsid w:val="009C72FF"/>
    <w:rsid w:val="009C7710"/>
    <w:rsid w:val="009D17B4"/>
    <w:rsid w:val="009D246F"/>
    <w:rsid w:val="009D7C4F"/>
    <w:rsid w:val="009E4D83"/>
    <w:rsid w:val="009E5295"/>
    <w:rsid w:val="009E64AB"/>
    <w:rsid w:val="009E696C"/>
    <w:rsid w:val="009F0B48"/>
    <w:rsid w:val="009F218B"/>
    <w:rsid w:val="009F2D18"/>
    <w:rsid w:val="009F51F3"/>
    <w:rsid w:val="009F63D8"/>
    <w:rsid w:val="009F6429"/>
    <w:rsid w:val="00A04ED5"/>
    <w:rsid w:val="00A05497"/>
    <w:rsid w:val="00A0585A"/>
    <w:rsid w:val="00A06CC0"/>
    <w:rsid w:val="00A112A5"/>
    <w:rsid w:val="00A1573F"/>
    <w:rsid w:val="00A211CB"/>
    <w:rsid w:val="00A2372C"/>
    <w:rsid w:val="00A307AA"/>
    <w:rsid w:val="00A34AA3"/>
    <w:rsid w:val="00A402CC"/>
    <w:rsid w:val="00A42885"/>
    <w:rsid w:val="00A42DC2"/>
    <w:rsid w:val="00A43197"/>
    <w:rsid w:val="00A43887"/>
    <w:rsid w:val="00A438A6"/>
    <w:rsid w:val="00A50C73"/>
    <w:rsid w:val="00A55AFD"/>
    <w:rsid w:val="00A55C87"/>
    <w:rsid w:val="00A60130"/>
    <w:rsid w:val="00A635BE"/>
    <w:rsid w:val="00A63B3E"/>
    <w:rsid w:val="00A64046"/>
    <w:rsid w:val="00A64BCF"/>
    <w:rsid w:val="00A64F51"/>
    <w:rsid w:val="00A65802"/>
    <w:rsid w:val="00A66075"/>
    <w:rsid w:val="00A675BC"/>
    <w:rsid w:val="00A719B3"/>
    <w:rsid w:val="00A74D99"/>
    <w:rsid w:val="00A80BF6"/>
    <w:rsid w:val="00A8543F"/>
    <w:rsid w:val="00A8717F"/>
    <w:rsid w:val="00A878C5"/>
    <w:rsid w:val="00A87A5C"/>
    <w:rsid w:val="00A91491"/>
    <w:rsid w:val="00A93186"/>
    <w:rsid w:val="00A95531"/>
    <w:rsid w:val="00A95FBB"/>
    <w:rsid w:val="00A965FC"/>
    <w:rsid w:val="00A969E7"/>
    <w:rsid w:val="00AA0A76"/>
    <w:rsid w:val="00AA1D4E"/>
    <w:rsid w:val="00AA41AF"/>
    <w:rsid w:val="00AA52DB"/>
    <w:rsid w:val="00AA6D40"/>
    <w:rsid w:val="00AA7776"/>
    <w:rsid w:val="00AB3465"/>
    <w:rsid w:val="00AC0231"/>
    <w:rsid w:val="00AC028F"/>
    <w:rsid w:val="00AC10C0"/>
    <w:rsid w:val="00AD2229"/>
    <w:rsid w:val="00AD6DB1"/>
    <w:rsid w:val="00AE028A"/>
    <w:rsid w:val="00AE3AB0"/>
    <w:rsid w:val="00AE4E0C"/>
    <w:rsid w:val="00AF1248"/>
    <w:rsid w:val="00AF369A"/>
    <w:rsid w:val="00AF459F"/>
    <w:rsid w:val="00AF6831"/>
    <w:rsid w:val="00AF69F7"/>
    <w:rsid w:val="00B0289E"/>
    <w:rsid w:val="00B10E4E"/>
    <w:rsid w:val="00B153EF"/>
    <w:rsid w:val="00B20202"/>
    <w:rsid w:val="00B2205D"/>
    <w:rsid w:val="00B22ED4"/>
    <w:rsid w:val="00B235B1"/>
    <w:rsid w:val="00B2403D"/>
    <w:rsid w:val="00B250EA"/>
    <w:rsid w:val="00B25E56"/>
    <w:rsid w:val="00B262BE"/>
    <w:rsid w:val="00B26FED"/>
    <w:rsid w:val="00B332F4"/>
    <w:rsid w:val="00B347F9"/>
    <w:rsid w:val="00B46EC8"/>
    <w:rsid w:val="00B476D9"/>
    <w:rsid w:val="00B53CF1"/>
    <w:rsid w:val="00B54960"/>
    <w:rsid w:val="00B554C1"/>
    <w:rsid w:val="00B6141C"/>
    <w:rsid w:val="00B62AD1"/>
    <w:rsid w:val="00B638E4"/>
    <w:rsid w:val="00B63BC0"/>
    <w:rsid w:val="00B6587A"/>
    <w:rsid w:val="00B66495"/>
    <w:rsid w:val="00B66C2C"/>
    <w:rsid w:val="00B67C00"/>
    <w:rsid w:val="00B70FD0"/>
    <w:rsid w:val="00B73DAB"/>
    <w:rsid w:val="00B74B2D"/>
    <w:rsid w:val="00B7635F"/>
    <w:rsid w:val="00B8227F"/>
    <w:rsid w:val="00B86ABA"/>
    <w:rsid w:val="00B87E75"/>
    <w:rsid w:val="00BA1E89"/>
    <w:rsid w:val="00BA33F8"/>
    <w:rsid w:val="00BA443E"/>
    <w:rsid w:val="00BA66DB"/>
    <w:rsid w:val="00BB08AA"/>
    <w:rsid w:val="00BB128C"/>
    <w:rsid w:val="00BB3413"/>
    <w:rsid w:val="00BB57D9"/>
    <w:rsid w:val="00BB6E29"/>
    <w:rsid w:val="00BC2C97"/>
    <w:rsid w:val="00BC3F8C"/>
    <w:rsid w:val="00BC4555"/>
    <w:rsid w:val="00BC4FE1"/>
    <w:rsid w:val="00BC7306"/>
    <w:rsid w:val="00BD02CE"/>
    <w:rsid w:val="00BD2103"/>
    <w:rsid w:val="00BD4032"/>
    <w:rsid w:val="00BD544D"/>
    <w:rsid w:val="00BD77C7"/>
    <w:rsid w:val="00BE03AB"/>
    <w:rsid w:val="00BE104B"/>
    <w:rsid w:val="00BE238E"/>
    <w:rsid w:val="00BE7C7E"/>
    <w:rsid w:val="00BF1B39"/>
    <w:rsid w:val="00BF2EE8"/>
    <w:rsid w:val="00BF6800"/>
    <w:rsid w:val="00BF724A"/>
    <w:rsid w:val="00BF7733"/>
    <w:rsid w:val="00C02A6B"/>
    <w:rsid w:val="00C04731"/>
    <w:rsid w:val="00C065B8"/>
    <w:rsid w:val="00C07A66"/>
    <w:rsid w:val="00C11F6F"/>
    <w:rsid w:val="00C15B33"/>
    <w:rsid w:val="00C174DB"/>
    <w:rsid w:val="00C2122F"/>
    <w:rsid w:val="00C220EF"/>
    <w:rsid w:val="00C24498"/>
    <w:rsid w:val="00C36272"/>
    <w:rsid w:val="00C366AA"/>
    <w:rsid w:val="00C4040C"/>
    <w:rsid w:val="00C40E7A"/>
    <w:rsid w:val="00C43083"/>
    <w:rsid w:val="00C43ACE"/>
    <w:rsid w:val="00C43C6F"/>
    <w:rsid w:val="00C45283"/>
    <w:rsid w:val="00C47762"/>
    <w:rsid w:val="00C536C1"/>
    <w:rsid w:val="00C54C9B"/>
    <w:rsid w:val="00C558BE"/>
    <w:rsid w:val="00C60B80"/>
    <w:rsid w:val="00C60F25"/>
    <w:rsid w:val="00C6194B"/>
    <w:rsid w:val="00C61ABE"/>
    <w:rsid w:val="00C6425C"/>
    <w:rsid w:val="00C64E9A"/>
    <w:rsid w:val="00C65303"/>
    <w:rsid w:val="00C656AC"/>
    <w:rsid w:val="00C658E9"/>
    <w:rsid w:val="00C65BC8"/>
    <w:rsid w:val="00C65DBD"/>
    <w:rsid w:val="00C71EBD"/>
    <w:rsid w:val="00C7250F"/>
    <w:rsid w:val="00C72A21"/>
    <w:rsid w:val="00C773CD"/>
    <w:rsid w:val="00C8016F"/>
    <w:rsid w:val="00C821FC"/>
    <w:rsid w:val="00C82828"/>
    <w:rsid w:val="00C83287"/>
    <w:rsid w:val="00C85A52"/>
    <w:rsid w:val="00C85CF6"/>
    <w:rsid w:val="00C9073F"/>
    <w:rsid w:val="00C9089F"/>
    <w:rsid w:val="00C943A6"/>
    <w:rsid w:val="00C94FE1"/>
    <w:rsid w:val="00C95A90"/>
    <w:rsid w:val="00C97E45"/>
    <w:rsid w:val="00CA1BB7"/>
    <w:rsid w:val="00CA290B"/>
    <w:rsid w:val="00CA3459"/>
    <w:rsid w:val="00CA4098"/>
    <w:rsid w:val="00CB23E7"/>
    <w:rsid w:val="00CB333C"/>
    <w:rsid w:val="00CB3979"/>
    <w:rsid w:val="00CC6A59"/>
    <w:rsid w:val="00CC6E55"/>
    <w:rsid w:val="00CC76AC"/>
    <w:rsid w:val="00CD22C3"/>
    <w:rsid w:val="00CD326E"/>
    <w:rsid w:val="00CD57AD"/>
    <w:rsid w:val="00CD6B58"/>
    <w:rsid w:val="00CE0521"/>
    <w:rsid w:val="00CE2DF7"/>
    <w:rsid w:val="00CE3A01"/>
    <w:rsid w:val="00CE5210"/>
    <w:rsid w:val="00CE7B0D"/>
    <w:rsid w:val="00CF37FE"/>
    <w:rsid w:val="00CF5110"/>
    <w:rsid w:val="00CF595C"/>
    <w:rsid w:val="00CF7476"/>
    <w:rsid w:val="00CF7C8E"/>
    <w:rsid w:val="00D00A85"/>
    <w:rsid w:val="00D04426"/>
    <w:rsid w:val="00D07FEF"/>
    <w:rsid w:val="00D11B5F"/>
    <w:rsid w:val="00D13A30"/>
    <w:rsid w:val="00D14A9A"/>
    <w:rsid w:val="00D20716"/>
    <w:rsid w:val="00D21734"/>
    <w:rsid w:val="00D22905"/>
    <w:rsid w:val="00D23F29"/>
    <w:rsid w:val="00D2435E"/>
    <w:rsid w:val="00D2440F"/>
    <w:rsid w:val="00D25B92"/>
    <w:rsid w:val="00D2715C"/>
    <w:rsid w:val="00D306E2"/>
    <w:rsid w:val="00D30BAA"/>
    <w:rsid w:val="00D345A6"/>
    <w:rsid w:val="00D379BF"/>
    <w:rsid w:val="00D4220B"/>
    <w:rsid w:val="00D43FB8"/>
    <w:rsid w:val="00D4522C"/>
    <w:rsid w:val="00D628B7"/>
    <w:rsid w:val="00D6404D"/>
    <w:rsid w:val="00D64F22"/>
    <w:rsid w:val="00D66CAD"/>
    <w:rsid w:val="00D677AF"/>
    <w:rsid w:val="00D7404B"/>
    <w:rsid w:val="00D741B9"/>
    <w:rsid w:val="00D7650E"/>
    <w:rsid w:val="00D82520"/>
    <w:rsid w:val="00D83873"/>
    <w:rsid w:val="00D84361"/>
    <w:rsid w:val="00D85114"/>
    <w:rsid w:val="00D853DC"/>
    <w:rsid w:val="00D859A5"/>
    <w:rsid w:val="00D85AC6"/>
    <w:rsid w:val="00D86D8A"/>
    <w:rsid w:val="00D871E6"/>
    <w:rsid w:val="00D90239"/>
    <w:rsid w:val="00D9105F"/>
    <w:rsid w:val="00D933CD"/>
    <w:rsid w:val="00D94A01"/>
    <w:rsid w:val="00D955BC"/>
    <w:rsid w:val="00D95EA1"/>
    <w:rsid w:val="00D9622B"/>
    <w:rsid w:val="00D97875"/>
    <w:rsid w:val="00DA0435"/>
    <w:rsid w:val="00DA439F"/>
    <w:rsid w:val="00DA4F53"/>
    <w:rsid w:val="00DA6B1B"/>
    <w:rsid w:val="00DB0151"/>
    <w:rsid w:val="00DB2C6A"/>
    <w:rsid w:val="00DB69B9"/>
    <w:rsid w:val="00DC0B93"/>
    <w:rsid w:val="00DC7347"/>
    <w:rsid w:val="00DC792C"/>
    <w:rsid w:val="00DD1E44"/>
    <w:rsid w:val="00DD4D08"/>
    <w:rsid w:val="00DD61BE"/>
    <w:rsid w:val="00DD678B"/>
    <w:rsid w:val="00DE123A"/>
    <w:rsid w:val="00DE1D33"/>
    <w:rsid w:val="00DE35AB"/>
    <w:rsid w:val="00DE6506"/>
    <w:rsid w:val="00DE6681"/>
    <w:rsid w:val="00DF0ECC"/>
    <w:rsid w:val="00DF1E95"/>
    <w:rsid w:val="00DF3A6E"/>
    <w:rsid w:val="00DF5C3F"/>
    <w:rsid w:val="00E022B5"/>
    <w:rsid w:val="00E05782"/>
    <w:rsid w:val="00E1217C"/>
    <w:rsid w:val="00E155DA"/>
    <w:rsid w:val="00E164FD"/>
    <w:rsid w:val="00E16AC1"/>
    <w:rsid w:val="00E2027E"/>
    <w:rsid w:val="00E20E00"/>
    <w:rsid w:val="00E22FA6"/>
    <w:rsid w:val="00E23904"/>
    <w:rsid w:val="00E24498"/>
    <w:rsid w:val="00E245CA"/>
    <w:rsid w:val="00E26301"/>
    <w:rsid w:val="00E300FA"/>
    <w:rsid w:val="00E3128E"/>
    <w:rsid w:val="00E31524"/>
    <w:rsid w:val="00E322EC"/>
    <w:rsid w:val="00E323BB"/>
    <w:rsid w:val="00E3361B"/>
    <w:rsid w:val="00E3732C"/>
    <w:rsid w:val="00E40EB6"/>
    <w:rsid w:val="00E417C9"/>
    <w:rsid w:val="00E41F16"/>
    <w:rsid w:val="00E429E2"/>
    <w:rsid w:val="00E4457D"/>
    <w:rsid w:val="00E4718C"/>
    <w:rsid w:val="00E50089"/>
    <w:rsid w:val="00E50899"/>
    <w:rsid w:val="00E53F76"/>
    <w:rsid w:val="00E544B2"/>
    <w:rsid w:val="00E54B83"/>
    <w:rsid w:val="00E553D9"/>
    <w:rsid w:val="00E56388"/>
    <w:rsid w:val="00E56B30"/>
    <w:rsid w:val="00E6109D"/>
    <w:rsid w:val="00E62456"/>
    <w:rsid w:val="00E635A0"/>
    <w:rsid w:val="00E64A6B"/>
    <w:rsid w:val="00E660DD"/>
    <w:rsid w:val="00E6713E"/>
    <w:rsid w:val="00E71BBE"/>
    <w:rsid w:val="00E71D47"/>
    <w:rsid w:val="00E73EAF"/>
    <w:rsid w:val="00E75588"/>
    <w:rsid w:val="00E76E5D"/>
    <w:rsid w:val="00E779B5"/>
    <w:rsid w:val="00E82A28"/>
    <w:rsid w:val="00E8313A"/>
    <w:rsid w:val="00E84327"/>
    <w:rsid w:val="00E84837"/>
    <w:rsid w:val="00E84FF9"/>
    <w:rsid w:val="00E87E88"/>
    <w:rsid w:val="00E9175C"/>
    <w:rsid w:val="00E9214D"/>
    <w:rsid w:val="00E9330F"/>
    <w:rsid w:val="00E93401"/>
    <w:rsid w:val="00E94293"/>
    <w:rsid w:val="00E95F81"/>
    <w:rsid w:val="00E967BF"/>
    <w:rsid w:val="00E96B94"/>
    <w:rsid w:val="00E96FF4"/>
    <w:rsid w:val="00EA10E3"/>
    <w:rsid w:val="00EA5D7C"/>
    <w:rsid w:val="00EB0F82"/>
    <w:rsid w:val="00EB13DE"/>
    <w:rsid w:val="00EB1DFB"/>
    <w:rsid w:val="00EB3243"/>
    <w:rsid w:val="00EB6006"/>
    <w:rsid w:val="00EB784F"/>
    <w:rsid w:val="00EC0261"/>
    <w:rsid w:val="00EC1013"/>
    <w:rsid w:val="00EC16C2"/>
    <w:rsid w:val="00EC1FCC"/>
    <w:rsid w:val="00EC2632"/>
    <w:rsid w:val="00EC2EF9"/>
    <w:rsid w:val="00EC4938"/>
    <w:rsid w:val="00EC4BB8"/>
    <w:rsid w:val="00EC4D99"/>
    <w:rsid w:val="00EC5FDA"/>
    <w:rsid w:val="00ED11C5"/>
    <w:rsid w:val="00ED1BA2"/>
    <w:rsid w:val="00EE3D49"/>
    <w:rsid w:val="00EE4555"/>
    <w:rsid w:val="00EF18E3"/>
    <w:rsid w:val="00EF218A"/>
    <w:rsid w:val="00EF7149"/>
    <w:rsid w:val="00EF7D06"/>
    <w:rsid w:val="00F00FB4"/>
    <w:rsid w:val="00F019E8"/>
    <w:rsid w:val="00F04693"/>
    <w:rsid w:val="00F05484"/>
    <w:rsid w:val="00F06B9D"/>
    <w:rsid w:val="00F07FF5"/>
    <w:rsid w:val="00F12CE5"/>
    <w:rsid w:val="00F15082"/>
    <w:rsid w:val="00F15F2F"/>
    <w:rsid w:val="00F167F7"/>
    <w:rsid w:val="00F2008E"/>
    <w:rsid w:val="00F26BAC"/>
    <w:rsid w:val="00F26DBC"/>
    <w:rsid w:val="00F27A29"/>
    <w:rsid w:val="00F34892"/>
    <w:rsid w:val="00F353BD"/>
    <w:rsid w:val="00F356B1"/>
    <w:rsid w:val="00F357A5"/>
    <w:rsid w:val="00F357A7"/>
    <w:rsid w:val="00F35DD0"/>
    <w:rsid w:val="00F36C08"/>
    <w:rsid w:val="00F4061E"/>
    <w:rsid w:val="00F414CE"/>
    <w:rsid w:val="00F43102"/>
    <w:rsid w:val="00F4344A"/>
    <w:rsid w:val="00F43A0B"/>
    <w:rsid w:val="00F43BB2"/>
    <w:rsid w:val="00F46108"/>
    <w:rsid w:val="00F525F1"/>
    <w:rsid w:val="00F57D86"/>
    <w:rsid w:val="00F61AD4"/>
    <w:rsid w:val="00F62F0A"/>
    <w:rsid w:val="00F64080"/>
    <w:rsid w:val="00F647D4"/>
    <w:rsid w:val="00F647D9"/>
    <w:rsid w:val="00F65CC3"/>
    <w:rsid w:val="00F674C9"/>
    <w:rsid w:val="00F7008C"/>
    <w:rsid w:val="00F71665"/>
    <w:rsid w:val="00F73712"/>
    <w:rsid w:val="00F75EA6"/>
    <w:rsid w:val="00F7654C"/>
    <w:rsid w:val="00F77B71"/>
    <w:rsid w:val="00F819E0"/>
    <w:rsid w:val="00F81E25"/>
    <w:rsid w:val="00F8332E"/>
    <w:rsid w:val="00F83AEF"/>
    <w:rsid w:val="00F84BE5"/>
    <w:rsid w:val="00F84CAF"/>
    <w:rsid w:val="00F86626"/>
    <w:rsid w:val="00F921E5"/>
    <w:rsid w:val="00F96B07"/>
    <w:rsid w:val="00F96F5A"/>
    <w:rsid w:val="00FA03AE"/>
    <w:rsid w:val="00FA1A48"/>
    <w:rsid w:val="00FA3887"/>
    <w:rsid w:val="00FA4514"/>
    <w:rsid w:val="00FA67B1"/>
    <w:rsid w:val="00FA6F6D"/>
    <w:rsid w:val="00FB16E2"/>
    <w:rsid w:val="00FB372E"/>
    <w:rsid w:val="00FC2D5B"/>
    <w:rsid w:val="00FC3982"/>
    <w:rsid w:val="00FC3EF1"/>
    <w:rsid w:val="00FC5A5A"/>
    <w:rsid w:val="00FD5A31"/>
    <w:rsid w:val="00FD6B1F"/>
    <w:rsid w:val="00FE79EA"/>
    <w:rsid w:val="00FF0826"/>
    <w:rsid w:val="00FF36E4"/>
    <w:rsid w:val="00FF492A"/>
    <w:rsid w:val="00FF4A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 fill="f" fillcolor="white" strokecolor="none [3213]">
      <v:fill color="white" on="f"/>
      <v:stroke color="none [3213]"/>
      <o:colormru v:ext="edit" colors="#99f,#96f,#c38ed8,#cdcdcd"/>
      <o:colormenu v:ext="edit" fillcolor="none [3213]" strokecolor="red"/>
    </o:shapedefaults>
    <o:shapelayout v:ext="edit">
      <o:idmap v:ext="edit" data="1,3,4,5,6"/>
      <o:rules v:ext="edit">
        <o:r id="V:Rule9" type="callout" idref="#AutoShape 4985"/>
        <o:r id="V:Rule10" type="callout" idref="#AutoShape 4981"/>
        <o:r id="V:Rule11" type="callout" idref="#_x0000_s6400"/>
        <o:r id="V:Rule12" type="callout" idref="#AutoShape 4979"/>
        <o:r id="V:Rule13" type="callout" idref="#_x0000_s6398"/>
        <o:r id="V:Rule14" type="callout" idref="#AutoShape 4983"/>
        <o:r id="V:Rule15" type="callout" idref="#AutoShape 4976"/>
        <o:r id="V:Rule16" type="callout" idref="#AutoShape 4982"/>
        <o:r id="V:Rule17" type="callout" idref="#AutoShape 4346"/>
        <o:r id="V:Rule20" type="callout" idref="#AutoShape 5006"/>
        <o:r id="V:Rule21" type="callout" idref="#AutoShape 4928"/>
        <o:r id="V:Rule22" type="callout" idref="#AutoShape 4927"/>
        <o:r id="V:Rule23" type="callout" idref="#AutoShape 4926"/>
        <o:r id="V:Rule24" type="callout" idref="#AutoShape 5287"/>
        <o:r id="V:Rule25" type="callout" idref="#AutoShape 5288"/>
        <o:r id="V:Rule26" type="callout" idref="#_x0000_s6472"/>
        <o:r id="V:Rule30" type="callout" idref="#_x0000_s6469"/>
        <o:r id="V:Rule43" type="callout" idref="#_x0000_s6476"/>
        <o:r id="V:Rule44" type="connector" idref="#_x0000_s6432"/>
        <o:r id="V:Rule45" type="connector" idref="#_x0000_s6459"/>
        <o:r id="V:Rule46" type="connector" idref="#_x0000_s6471"/>
        <o:r id="V:Rule47" type="connector" idref="#_x0000_s6414"/>
        <o:r id="V:Rule48" type="connector" idref="#_x0000_s6468"/>
        <o:r id="V:Rule49" type="connector" idref="#_x0000_s6486"/>
        <o:r id="V:Rule50" type="connector" idref="#_x0000_s6406"/>
        <o:r id="V:Rule51" type="connector" idref="#_x0000_s6457"/>
        <o:r id="V:Rule52" type="connector" idref="#_x0000_s6470"/>
        <o:r id="V:Rule53" type="connector" idref="#_x0000_s6484"/>
        <o:r id="V:Rule54" type="connector" idref="#_x0000_s6458"/>
        <o:r id="V:Rule55" type="connector" idref="#_x0000_s6410"/>
        <o:r id="V:Rule56" type="connector" idref="#_x0000_s6493"/>
        <o:r id="V:Rule57" type="connector" idref="#_x0000_s6428"/>
        <o:r id="V:Rule58" type="connector" idref="#_x0000_s6416"/>
        <o:r id="V:Rule59" type="connector" idref="#_x0000_s6494"/>
        <o:r id="V:Rule60" type="connector" idref="#_x0000_s6412"/>
        <o:r id="V:Rule61" type="connector" idref="#_x0000_s6462"/>
        <o:r id="V:Rule62" type="connector" idref="#_x0000_s6466"/>
        <o:r id="V:Rule63" type="connector" idref="#_x0000_s6492"/>
        <o:r id="V:Rule64" type="connector" idref="#_x0000_s6418"/>
        <o:r id="V:Rule65" type="connector" idref="#_x0000_s6467"/>
        <o:r id="V:Rule66" type="connector" idref="#_x0000_s6440"/>
        <o:r id="V:Rule67" type="connector" idref="#_x0000_s6463"/>
        <o:r id="V:Rule68" type="connector" idref="#_x0000_s6442"/>
      </o:rules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entury" w:eastAsia="MS Mincho" w:hAnsi="Century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Web 2" w:semiHidden="0" w:unhideWhenUsed="0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C2D5B"/>
    <w:pPr>
      <w:widowControl w:val="0"/>
      <w:jc w:val="both"/>
    </w:pPr>
    <w:rPr>
      <w:rFonts w:ascii="Times New Roman" w:hAnsi="Times New Roman"/>
      <w:snapToGrid w:val="0"/>
      <w:spacing w:val="-6"/>
      <w:sz w:val="21"/>
      <w:szCs w:val="24"/>
      <w:lang w:eastAsia="ja-JP"/>
    </w:rPr>
  </w:style>
  <w:style w:type="paragraph" w:styleId="1">
    <w:name w:val="heading 1"/>
    <w:basedOn w:val="a1"/>
    <w:next w:val="a1"/>
    <w:qFormat/>
    <w:rsid w:val="00FC2D5B"/>
    <w:pPr>
      <w:keepNext/>
      <w:numPr>
        <w:numId w:val="11"/>
      </w:numPr>
      <w:pBdr>
        <w:bottom w:val="threeDEngrave" w:sz="36" w:space="1" w:color="auto"/>
        <w:right w:val="threeDEngrave" w:sz="36" w:space="4" w:color="auto"/>
      </w:pBdr>
      <w:outlineLvl w:val="0"/>
    </w:pPr>
    <w:rPr>
      <w:b/>
      <w:sz w:val="28"/>
    </w:rPr>
  </w:style>
  <w:style w:type="paragraph" w:styleId="21">
    <w:name w:val="heading 2"/>
    <w:basedOn w:val="a1"/>
    <w:next w:val="a1"/>
    <w:link w:val="2Char"/>
    <w:qFormat/>
    <w:rsid w:val="00D628B7"/>
    <w:pPr>
      <w:keepNext/>
      <w:numPr>
        <w:ilvl w:val="1"/>
        <w:numId w:val="11"/>
      </w:numPr>
      <w:pBdr>
        <w:bottom w:val="threeDEngrave" w:sz="24" w:space="1" w:color="auto"/>
        <w:right w:val="threeDEngrave" w:sz="24" w:space="4" w:color="auto"/>
      </w:pBdr>
      <w:kinsoku w:val="0"/>
      <w:autoSpaceDE w:val="0"/>
      <w:autoSpaceDN w:val="0"/>
      <w:adjustRightInd w:val="0"/>
      <w:snapToGrid w:val="0"/>
      <w:spacing w:line="209" w:lineRule="auto"/>
      <w:ind w:left="760" w:rightChars="100" w:right="193"/>
      <w:jc w:val="left"/>
      <w:outlineLvl w:val="1"/>
    </w:pPr>
    <w:rPr>
      <w:rFonts w:ascii="メイリオ" w:eastAsia="メイリオ" w:hAnsi="メイリオ" w:cs="メイリオ"/>
      <w:b/>
      <w:bCs/>
      <w:sz w:val="24"/>
      <w:lang w:eastAsia="ko-KR"/>
    </w:rPr>
  </w:style>
  <w:style w:type="paragraph" w:styleId="32">
    <w:name w:val="heading 3"/>
    <w:basedOn w:val="a1"/>
    <w:next w:val="a1"/>
    <w:link w:val="3Char"/>
    <w:qFormat/>
    <w:rsid w:val="00FC2D5B"/>
    <w:pPr>
      <w:keepNext/>
      <w:pBdr>
        <w:bottom w:val="threeDEngrave" w:sz="18" w:space="1" w:color="auto"/>
        <w:right w:val="threeDEngrave" w:sz="18" w:space="4" w:color="auto"/>
      </w:pBdr>
      <w:tabs>
        <w:tab w:val="num" w:pos="709"/>
      </w:tabs>
      <w:ind w:left="709" w:hanging="709"/>
      <w:jc w:val="left"/>
      <w:outlineLvl w:val="2"/>
    </w:pPr>
    <w:rPr>
      <w:b/>
      <w:bCs/>
      <w:sz w:val="22"/>
      <w:szCs w:val="20"/>
      <w:lang/>
    </w:rPr>
  </w:style>
  <w:style w:type="paragraph" w:styleId="41">
    <w:name w:val="heading 4"/>
    <w:basedOn w:val="a1"/>
    <w:next w:val="a1"/>
    <w:qFormat/>
    <w:rsid w:val="00FC2D5B"/>
    <w:pPr>
      <w:keepNext/>
      <w:numPr>
        <w:ilvl w:val="3"/>
        <w:numId w:val="11"/>
      </w:numPr>
      <w:outlineLvl w:val="3"/>
    </w:pPr>
    <w:rPr>
      <w:b/>
      <w:bCs/>
    </w:rPr>
  </w:style>
  <w:style w:type="paragraph" w:styleId="51">
    <w:name w:val="heading 5"/>
    <w:basedOn w:val="a1"/>
    <w:next w:val="a2"/>
    <w:qFormat/>
    <w:rsid w:val="00FC2D5B"/>
    <w:pPr>
      <w:keepNext/>
      <w:ind w:left="1701"/>
      <w:outlineLvl w:val="4"/>
    </w:pPr>
    <w:rPr>
      <w:rFonts w:ascii="Arial" w:eastAsia="MS Gothic" w:hAnsi="Arial"/>
      <w:szCs w:val="20"/>
    </w:rPr>
  </w:style>
  <w:style w:type="paragraph" w:styleId="6">
    <w:name w:val="heading 6"/>
    <w:basedOn w:val="a1"/>
    <w:next w:val="a2"/>
    <w:qFormat/>
    <w:rsid w:val="00FC2D5B"/>
    <w:pPr>
      <w:keepNext/>
      <w:ind w:left="1701"/>
      <w:outlineLvl w:val="5"/>
    </w:pPr>
    <w:rPr>
      <w:rFonts w:ascii="MS PGothic" w:eastAsia="MS PGothic"/>
      <w:b/>
      <w:szCs w:val="20"/>
    </w:rPr>
  </w:style>
  <w:style w:type="paragraph" w:styleId="7">
    <w:name w:val="heading 7"/>
    <w:basedOn w:val="a1"/>
    <w:next w:val="a2"/>
    <w:qFormat/>
    <w:rsid w:val="00FC2D5B"/>
    <w:pPr>
      <w:keepNext/>
      <w:ind w:left="1701"/>
      <w:outlineLvl w:val="6"/>
    </w:pPr>
    <w:rPr>
      <w:rFonts w:ascii="MS PGothic" w:eastAsia="MS PGothic"/>
      <w:szCs w:val="20"/>
    </w:rPr>
  </w:style>
  <w:style w:type="paragraph" w:styleId="8">
    <w:name w:val="heading 8"/>
    <w:basedOn w:val="a1"/>
    <w:next w:val="a2"/>
    <w:qFormat/>
    <w:rsid w:val="00FC2D5B"/>
    <w:pPr>
      <w:keepNext/>
      <w:ind w:left="2551"/>
      <w:outlineLvl w:val="7"/>
    </w:pPr>
    <w:rPr>
      <w:rFonts w:ascii="MS PGothic" w:eastAsia="MS PGothic"/>
      <w:szCs w:val="20"/>
    </w:rPr>
  </w:style>
  <w:style w:type="paragraph" w:styleId="9">
    <w:name w:val="heading 9"/>
    <w:basedOn w:val="a1"/>
    <w:next w:val="a2"/>
    <w:qFormat/>
    <w:rsid w:val="00FC2D5B"/>
    <w:pPr>
      <w:keepNext/>
      <w:ind w:left="2551"/>
      <w:outlineLvl w:val="8"/>
    </w:pPr>
    <w:rPr>
      <w:rFonts w:ascii="MS PGothic" w:eastAsia="MS PGothic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Normal Indent"/>
    <w:basedOn w:val="a1"/>
    <w:rsid w:val="00FC2D5B"/>
    <w:pPr>
      <w:ind w:left="851"/>
    </w:pPr>
    <w:rPr>
      <w:spacing w:val="-20"/>
      <w:szCs w:val="20"/>
    </w:rPr>
  </w:style>
  <w:style w:type="paragraph" w:styleId="a6">
    <w:name w:val="footer"/>
    <w:basedOn w:val="a1"/>
    <w:semiHidden/>
    <w:rsid w:val="00FC2D5B"/>
    <w:pPr>
      <w:jc w:val="center"/>
    </w:pPr>
    <w:rPr>
      <w:b/>
      <w:bCs/>
      <w:color w:val="000000"/>
      <w:spacing w:val="4"/>
      <w:sz w:val="20"/>
      <w:szCs w:val="40"/>
    </w:rPr>
  </w:style>
  <w:style w:type="paragraph" w:styleId="a7">
    <w:name w:val="header"/>
    <w:basedOn w:val="a1"/>
    <w:link w:val="Char"/>
    <w:semiHidden/>
    <w:rsid w:val="00FC2D5B"/>
    <w:pPr>
      <w:framePr w:h="879" w:hRule="exact" w:hSpace="142" w:wrap="around" w:vAnchor="text" w:hAnchor="page" w:x="1143" w:y="-10"/>
      <w:tabs>
        <w:tab w:val="center" w:pos="4252"/>
        <w:tab w:val="right" w:pos="8504"/>
      </w:tabs>
      <w:snapToGrid w:val="0"/>
      <w:jc w:val="right"/>
    </w:pPr>
    <w:rPr>
      <w:b/>
      <w:i/>
      <w:color w:val="999999"/>
      <w:szCs w:val="20"/>
      <w:lang/>
    </w:rPr>
  </w:style>
  <w:style w:type="paragraph" w:styleId="a8">
    <w:name w:val="Document Map"/>
    <w:basedOn w:val="a1"/>
    <w:semiHidden/>
    <w:rsid w:val="00FC2D5B"/>
    <w:pPr>
      <w:shd w:val="clear" w:color="auto" w:fill="000080"/>
    </w:pPr>
    <w:rPr>
      <w:szCs w:val="20"/>
    </w:rPr>
  </w:style>
  <w:style w:type="paragraph" w:styleId="10">
    <w:name w:val="toc 1"/>
    <w:basedOn w:val="a1"/>
    <w:next w:val="a1"/>
    <w:uiPriority w:val="39"/>
    <w:rsid w:val="00FC2D5B"/>
    <w:pPr>
      <w:tabs>
        <w:tab w:val="left" w:pos="386"/>
        <w:tab w:val="right" w:leader="dot" w:pos="9628"/>
      </w:tabs>
      <w:kinsoku w:val="0"/>
      <w:autoSpaceDE w:val="0"/>
      <w:autoSpaceDN w:val="0"/>
      <w:spacing w:before="120" w:after="120"/>
      <w:jc w:val="left"/>
    </w:pPr>
    <w:rPr>
      <w:b/>
      <w:bCs/>
      <w:noProof/>
      <w:sz w:val="24"/>
    </w:rPr>
  </w:style>
  <w:style w:type="paragraph" w:styleId="22">
    <w:name w:val="toc 2"/>
    <w:basedOn w:val="a1"/>
    <w:next w:val="a1"/>
    <w:uiPriority w:val="39"/>
    <w:rsid w:val="00FC2D5B"/>
    <w:pPr>
      <w:tabs>
        <w:tab w:val="left" w:pos="772"/>
        <w:tab w:val="right" w:leader="dot" w:pos="9631"/>
      </w:tabs>
      <w:kinsoku w:val="0"/>
      <w:autoSpaceDE w:val="0"/>
      <w:autoSpaceDN w:val="0"/>
      <w:ind w:left="210" w:rightChars="46" w:right="89"/>
      <w:jc w:val="left"/>
    </w:pPr>
    <w:rPr>
      <w:b/>
      <w:noProof/>
      <w:sz w:val="22"/>
    </w:rPr>
  </w:style>
  <w:style w:type="paragraph" w:styleId="33">
    <w:name w:val="toc 3"/>
    <w:basedOn w:val="a1"/>
    <w:next w:val="a1"/>
    <w:autoRedefine/>
    <w:uiPriority w:val="39"/>
    <w:rsid w:val="00FC2D5B"/>
    <w:pPr>
      <w:tabs>
        <w:tab w:val="left" w:pos="1158"/>
        <w:tab w:val="right" w:leader="dot" w:pos="9628"/>
      </w:tabs>
      <w:kinsoku w:val="0"/>
      <w:autoSpaceDE w:val="0"/>
      <w:autoSpaceDN w:val="0"/>
      <w:ind w:left="420"/>
      <w:jc w:val="left"/>
    </w:pPr>
    <w:rPr>
      <w:iCs/>
      <w:noProof/>
      <w:sz w:val="20"/>
      <w:szCs w:val="22"/>
    </w:rPr>
  </w:style>
  <w:style w:type="paragraph" w:styleId="42">
    <w:name w:val="toc 4"/>
    <w:basedOn w:val="a1"/>
    <w:next w:val="a1"/>
    <w:autoRedefine/>
    <w:uiPriority w:val="39"/>
    <w:rsid w:val="00FC2D5B"/>
    <w:pPr>
      <w:ind w:left="630"/>
      <w:jc w:val="left"/>
    </w:pPr>
    <w:rPr>
      <w:szCs w:val="21"/>
    </w:rPr>
  </w:style>
  <w:style w:type="paragraph" w:styleId="52">
    <w:name w:val="toc 5"/>
    <w:basedOn w:val="a1"/>
    <w:next w:val="a1"/>
    <w:autoRedefine/>
    <w:uiPriority w:val="39"/>
    <w:rsid w:val="00FC2D5B"/>
    <w:pPr>
      <w:ind w:left="840"/>
      <w:jc w:val="left"/>
    </w:pPr>
    <w:rPr>
      <w:szCs w:val="21"/>
    </w:rPr>
  </w:style>
  <w:style w:type="paragraph" w:styleId="60">
    <w:name w:val="toc 6"/>
    <w:basedOn w:val="a1"/>
    <w:next w:val="a1"/>
    <w:autoRedefine/>
    <w:uiPriority w:val="39"/>
    <w:rsid w:val="00FC2D5B"/>
    <w:pPr>
      <w:ind w:left="1050"/>
      <w:jc w:val="left"/>
    </w:pPr>
    <w:rPr>
      <w:szCs w:val="21"/>
    </w:rPr>
  </w:style>
  <w:style w:type="paragraph" w:styleId="70">
    <w:name w:val="toc 7"/>
    <w:basedOn w:val="a1"/>
    <w:next w:val="a1"/>
    <w:autoRedefine/>
    <w:uiPriority w:val="39"/>
    <w:rsid w:val="00FC2D5B"/>
    <w:pPr>
      <w:ind w:left="1260"/>
      <w:jc w:val="left"/>
    </w:pPr>
    <w:rPr>
      <w:szCs w:val="21"/>
    </w:rPr>
  </w:style>
  <w:style w:type="paragraph" w:styleId="80">
    <w:name w:val="toc 8"/>
    <w:basedOn w:val="a1"/>
    <w:next w:val="a1"/>
    <w:autoRedefine/>
    <w:uiPriority w:val="39"/>
    <w:rsid w:val="00FC2D5B"/>
    <w:pPr>
      <w:ind w:left="1470"/>
      <w:jc w:val="left"/>
    </w:pPr>
    <w:rPr>
      <w:szCs w:val="21"/>
    </w:rPr>
  </w:style>
  <w:style w:type="paragraph" w:styleId="90">
    <w:name w:val="toc 9"/>
    <w:basedOn w:val="a1"/>
    <w:next w:val="a1"/>
    <w:autoRedefine/>
    <w:uiPriority w:val="39"/>
    <w:rsid w:val="00FC2D5B"/>
    <w:pPr>
      <w:ind w:left="1680"/>
      <w:jc w:val="left"/>
    </w:pPr>
    <w:rPr>
      <w:szCs w:val="21"/>
    </w:rPr>
  </w:style>
  <w:style w:type="paragraph" w:styleId="11">
    <w:name w:val="index 1"/>
    <w:basedOn w:val="a1"/>
    <w:next w:val="a1"/>
    <w:autoRedefine/>
    <w:semiHidden/>
    <w:rsid w:val="00FC2D5B"/>
    <w:pPr>
      <w:ind w:left="210" w:hanging="210"/>
    </w:pPr>
    <w:rPr>
      <w:szCs w:val="20"/>
    </w:rPr>
  </w:style>
  <w:style w:type="paragraph" w:styleId="a9">
    <w:name w:val="index heading"/>
    <w:basedOn w:val="a1"/>
    <w:next w:val="11"/>
    <w:semiHidden/>
    <w:rsid w:val="00FC2D5B"/>
    <w:rPr>
      <w:szCs w:val="20"/>
    </w:rPr>
  </w:style>
  <w:style w:type="character" w:styleId="aa">
    <w:name w:val="page number"/>
    <w:basedOn w:val="a3"/>
    <w:semiHidden/>
    <w:rsid w:val="00FC2D5B"/>
  </w:style>
  <w:style w:type="paragraph" w:styleId="ab">
    <w:name w:val="Body Text Indent"/>
    <w:basedOn w:val="a1"/>
    <w:semiHidden/>
    <w:rsid w:val="00FC2D5B"/>
    <w:pPr>
      <w:ind w:left="-28"/>
      <w:jc w:val="left"/>
    </w:pPr>
    <w:rPr>
      <w:rFonts w:eastAsia="PMingLiU"/>
      <w:kern w:val="52"/>
      <w:sz w:val="16"/>
      <w:szCs w:val="20"/>
      <w:lang w:eastAsia="zh-TW"/>
    </w:rPr>
  </w:style>
  <w:style w:type="character" w:styleId="ac">
    <w:name w:val="Hyperlink"/>
    <w:uiPriority w:val="99"/>
    <w:rsid w:val="00985E11"/>
    <w:rPr>
      <w:rFonts w:ascii="Gulim" w:eastAsia="Gulim" w:hAnsi="Gulim" w:cs="Gulim"/>
      <w:color w:val="0000FF"/>
      <w:sz w:val="20"/>
      <w:szCs w:val="20"/>
      <w:u w:val="single"/>
      <w:lang w:eastAsia="ko-KR"/>
    </w:rPr>
  </w:style>
  <w:style w:type="paragraph" w:styleId="ad">
    <w:name w:val="Body Text"/>
    <w:basedOn w:val="a1"/>
    <w:semiHidden/>
    <w:rsid w:val="00FC2D5B"/>
    <w:rPr>
      <w:sz w:val="18"/>
      <w:szCs w:val="20"/>
    </w:rPr>
  </w:style>
  <w:style w:type="character" w:styleId="ae">
    <w:name w:val="FollowedHyperlink"/>
    <w:semiHidden/>
    <w:rsid w:val="00FC2D5B"/>
    <w:rPr>
      <w:color w:val="800080"/>
      <w:u w:val="single"/>
    </w:rPr>
  </w:style>
  <w:style w:type="paragraph" w:styleId="23">
    <w:name w:val="Body Text 2"/>
    <w:basedOn w:val="a1"/>
    <w:semiHidden/>
    <w:rsid w:val="00FC2D5B"/>
    <w:rPr>
      <w:bCs/>
      <w:szCs w:val="20"/>
    </w:rPr>
  </w:style>
  <w:style w:type="paragraph" w:styleId="34">
    <w:name w:val="Body Text 3"/>
    <w:basedOn w:val="a1"/>
    <w:semiHidden/>
    <w:rsid w:val="00FC2D5B"/>
    <w:pPr>
      <w:jc w:val="center"/>
    </w:pPr>
  </w:style>
  <w:style w:type="paragraph" w:styleId="af">
    <w:name w:val="Note Heading"/>
    <w:basedOn w:val="a1"/>
    <w:next w:val="a1"/>
    <w:semiHidden/>
    <w:rsid w:val="00FC2D5B"/>
    <w:pPr>
      <w:jc w:val="center"/>
    </w:pPr>
  </w:style>
  <w:style w:type="paragraph" w:styleId="af0">
    <w:name w:val="Plain Text"/>
    <w:basedOn w:val="a1"/>
    <w:link w:val="Char0"/>
    <w:rsid w:val="00FC2D5B"/>
    <w:rPr>
      <w:szCs w:val="20"/>
      <w:lang/>
    </w:rPr>
  </w:style>
  <w:style w:type="paragraph" w:styleId="24">
    <w:name w:val="Body Text Indent 2"/>
    <w:basedOn w:val="a1"/>
    <w:semiHidden/>
    <w:rsid w:val="00FC2D5B"/>
    <w:pPr>
      <w:autoSpaceDE w:val="0"/>
      <w:autoSpaceDN w:val="0"/>
      <w:adjustRightInd w:val="0"/>
      <w:ind w:leftChars="327" w:left="870" w:hangingChars="72" w:hanging="157"/>
      <w:jc w:val="left"/>
      <w:textAlignment w:val="baseline"/>
    </w:pPr>
    <w:rPr>
      <w:rFonts w:ascii="MS PGothic"/>
      <w:color w:val="000000"/>
      <w:szCs w:val="21"/>
    </w:rPr>
  </w:style>
  <w:style w:type="paragraph" w:styleId="af1">
    <w:name w:val="macro"/>
    <w:semiHidden/>
    <w:rsid w:val="00FC2D5B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18"/>
      <w:szCs w:val="18"/>
      <w:lang w:eastAsia="ja-JP"/>
    </w:rPr>
  </w:style>
  <w:style w:type="paragraph" w:styleId="HTML">
    <w:name w:val="HTML Address"/>
    <w:basedOn w:val="a1"/>
    <w:semiHidden/>
    <w:rsid w:val="00FC2D5B"/>
    <w:rPr>
      <w:i/>
      <w:iCs/>
    </w:rPr>
  </w:style>
  <w:style w:type="character" w:styleId="HTML0">
    <w:name w:val="HTML Keyboard"/>
    <w:semiHidden/>
    <w:rsid w:val="00FC2D5B"/>
    <w:rPr>
      <w:rFonts w:ascii="Courier New" w:hAnsi="Courier New"/>
      <w:sz w:val="20"/>
      <w:szCs w:val="20"/>
    </w:rPr>
  </w:style>
  <w:style w:type="character" w:styleId="HTML1">
    <w:name w:val="HTML Code"/>
    <w:semiHidden/>
    <w:rsid w:val="00FC2D5B"/>
    <w:rPr>
      <w:rFonts w:ascii="Courier New" w:hAnsi="Courier New"/>
      <w:sz w:val="20"/>
      <w:szCs w:val="20"/>
    </w:rPr>
  </w:style>
  <w:style w:type="character" w:styleId="HTML2">
    <w:name w:val="HTML Sample"/>
    <w:semiHidden/>
    <w:rsid w:val="00FC2D5B"/>
    <w:rPr>
      <w:rFonts w:ascii="Courier New" w:hAnsi="Courier New"/>
    </w:rPr>
  </w:style>
  <w:style w:type="character" w:customStyle="1" w:styleId="HTML3">
    <w:name w:val="HTML タイプライタ"/>
    <w:semiHidden/>
    <w:rsid w:val="00FC2D5B"/>
    <w:rPr>
      <w:rFonts w:ascii="Courier New" w:hAnsi="Courier New"/>
      <w:sz w:val="20"/>
      <w:szCs w:val="20"/>
    </w:rPr>
  </w:style>
  <w:style w:type="character" w:styleId="HTML4">
    <w:name w:val="HTML Cite"/>
    <w:semiHidden/>
    <w:rsid w:val="00FC2D5B"/>
    <w:rPr>
      <w:i/>
      <w:iCs/>
    </w:rPr>
  </w:style>
  <w:style w:type="paragraph" w:styleId="HTML5">
    <w:name w:val="HTML Preformatted"/>
    <w:basedOn w:val="a1"/>
    <w:semiHidden/>
    <w:rsid w:val="00FC2D5B"/>
    <w:rPr>
      <w:rFonts w:ascii="Courier New" w:hAnsi="Courier New" w:cs="Courier New"/>
      <w:sz w:val="20"/>
      <w:szCs w:val="20"/>
    </w:rPr>
  </w:style>
  <w:style w:type="character" w:styleId="HTML6">
    <w:name w:val="HTML Definition"/>
    <w:semiHidden/>
    <w:rsid w:val="00FC2D5B"/>
    <w:rPr>
      <w:i/>
      <w:iCs/>
    </w:rPr>
  </w:style>
  <w:style w:type="character" w:styleId="HTML7">
    <w:name w:val="HTML Variable"/>
    <w:semiHidden/>
    <w:rsid w:val="00FC2D5B"/>
    <w:rPr>
      <w:i/>
      <w:iCs/>
    </w:rPr>
  </w:style>
  <w:style w:type="character" w:styleId="HTML8">
    <w:name w:val="HTML Acronym"/>
    <w:basedOn w:val="a3"/>
    <w:semiHidden/>
    <w:rsid w:val="00FC2D5B"/>
  </w:style>
  <w:style w:type="character" w:styleId="af2">
    <w:name w:val="annotation reference"/>
    <w:semiHidden/>
    <w:rsid w:val="00FC2D5B"/>
    <w:rPr>
      <w:sz w:val="18"/>
      <w:szCs w:val="18"/>
    </w:rPr>
  </w:style>
  <w:style w:type="paragraph" w:styleId="af3">
    <w:name w:val="annotation text"/>
    <w:basedOn w:val="a1"/>
    <w:link w:val="Char1"/>
    <w:semiHidden/>
    <w:rsid w:val="00FC2D5B"/>
    <w:pPr>
      <w:jc w:val="left"/>
    </w:pPr>
    <w:rPr>
      <w:lang/>
    </w:rPr>
  </w:style>
  <w:style w:type="paragraph" w:styleId="af4">
    <w:name w:val="Block Text"/>
    <w:basedOn w:val="a1"/>
    <w:semiHidden/>
    <w:rsid w:val="00FC2D5B"/>
    <w:pPr>
      <w:ind w:leftChars="700" w:left="1440" w:rightChars="700" w:right="1440"/>
    </w:pPr>
  </w:style>
  <w:style w:type="paragraph" w:styleId="af5">
    <w:name w:val="Message Header"/>
    <w:basedOn w:val="a1"/>
    <w:semiHidden/>
    <w:rsid w:val="00FC2D5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cs="Arial"/>
      <w:sz w:val="24"/>
    </w:rPr>
  </w:style>
  <w:style w:type="paragraph" w:styleId="af6">
    <w:name w:val="Salutation"/>
    <w:basedOn w:val="a1"/>
    <w:next w:val="a1"/>
    <w:semiHidden/>
    <w:rsid w:val="00FC2D5B"/>
  </w:style>
  <w:style w:type="paragraph" w:styleId="af7">
    <w:name w:val="envelope address"/>
    <w:basedOn w:val="a1"/>
    <w:semiHidden/>
    <w:rsid w:val="00FC2D5B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="Arial" w:hAnsi="Arial" w:cs="Arial"/>
      <w:sz w:val="24"/>
    </w:rPr>
  </w:style>
  <w:style w:type="paragraph" w:styleId="af8">
    <w:name w:val="List"/>
    <w:basedOn w:val="a1"/>
    <w:semiHidden/>
    <w:rsid w:val="00FC2D5B"/>
    <w:pPr>
      <w:ind w:left="200" w:hangingChars="200" w:hanging="200"/>
    </w:pPr>
  </w:style>
  <w:style w:type="paragraph" w:styleId="25">
    <w:name w:val="List 2"/>
    <w:basedOn w:val="a1"/>
    <w:semiHidden/>
    <w:rsid w:val="00FC2D5B"/>
    <w:pPr>
      <w:ind w:leftChars="200" w:left="100" w:hangingChars="200" w:hanging="200"/>
    </w:pPr>
  </w:style>
  <w:style w:type="paragraph" w:styleId="35">
    <w:name w:val="List 3"/>
    <w:basedOn w:val="a1"/>
    <w:semiHidden/>
    <w:rsid w:val="00FC2D5B"/>
    <w:pPr>
      <w:ind w:leftChars="400" w:left="100" w:hangingChars="200" w:hanging="200"/>
    </w:pPr>
  </w:style>
  <w:style w:type="paragraph" w:styleId="43">
    <w:name w:val="List 4"/>
    <w:basedOn w:val="a1"/>
    <w:semiHidden/>
    <w:rsid w:val="00FC2D5B"/>
    <w:pPr>
      <w:ind w:leftChars="600" w:left="100" w:hangingChars="200" w:hanging="200"/>
    </w:pPr>
  </w:style>
  <w:style w:type="paragraph" w:styleId="53">
    <w:name w:val="List 5"/>
    <w:basedOn w:val="a1"/>
    <w:semiHidden/>
    <w:rsid w:val="00FC2D5B"/>
    <w:pPr>
      <w:ind w:leftChars="800" w:left="100" w:hangingChars="200" w:hanging="200"/>
    </w:pPr>
  </w:style>
  <w:style w:type="paragraph" w:styleId="af9">
    <w:name w:val="table of authorities"/>
    <w:basedOn w:val="a1"/>
    <w:next w:val="a1"/>
    <w:semiHidden/>
    <w:rsid w:val="00FC2D5B"/>
    <w:pPr>
      <w:ind w:left="210" w:hangingChars="100" w:hanging="210"/>
    </w:pPr>
  </w:style>
  <w:style w:type="paragraph" w:styleId="afa">
    <w:name w:val="toa heading"/>
    <w:basedOn w:val="a1"/>
    <w:next w:val="a1"/>
    <w:semiHidden/>
    <w:rsid w:val="00FC2D5B"/>
    <w:pPr>
      <w:spacing w:before="180"/>
    </w:pPr>
    <w:rPr>
      <w:rFonts w:cs="Arial"/>
      <w:sz w:val="24"/>
    </w:rPr>
  </w:style>
  <w:style w:type="paragraph" w:styleId="a0">
    <w:name w:val="List Bullet"/>
    <w:basedOn w:val="a1"/>
    <w:autoRedefine/>
    <w:semiHidden/>
    <w:rsid w:val="00FC2D5B"/>
    <w:pPr>
      <w:numPr>
        <w:numId w:val="1"/>
      </w:numPr>
    </w:pPr>
  </w:style>
  <w:style w:type="paragraph" w:styleId="20">
    <w:name w:val="List Bullet 2"/>
    <w:basedOn w:val="a1"/>
    <w:autoRedefine/>
    <w:semiHidden/>
    <w:rsid w:val="00FC2D5B"/>
    <w:pPr>
      <w:numPr>
        <w:numId w:val="2"/>
      </w:numPr>
    </w:pPr>
  </w:style>
  <w:style w:type="paragraph" w:styleId="30">
    <w:name w:val="List Bullet 3"/>
    <w:basedOn w:val="a1"/>
    <w:autoRedefine/>
    <w:semiHidden/>
    <w:rsid w:val="00FC2D5B"/>
    <w:pPr>
      <w:numPr>
        <w:numId w:val="3"/>
      </w:numPr>
    </w:pPr>
  </w:style>
  <w:style w:type="paragraph" w:styleId="40">
    <w:name w:val="List Bullet 4"/>
    <w:basedOn w:val="a1"/>
    <w:autoRedefine/>
    <w:semiHidden/>
    <w:rsid w:val="00FC2D5B"/>
    <w:pPr>
      <w:numPr>
        <w:numId w:val="4"/>
      </w:numPr>
    </w:pPr>
  </w:style>
  <w:style w:type="paragraph" w:styleId="50">
    <w:name w:val="List Bullet 5"/>
    <w:basedOn w:val="a1"/>
    <w:autoRedefine/>
    <w:semiHidden/>
    <w:rsid w:val="00FC2D5B"/>
    <w:pPr>
      <w:numPr>
        <w:numId w:val="5"/>
      </w:numPr>
    </w:pPr>
  </w:style>
  <w:style w:type="paragraph" w:styleId="afb">
    <w:name w:val="List Continue"/>
    <w:basedOn w:val="a1"/>
    <w:semiHidden/>
    <w:rsid w:val="00FC2D5B"/>
    <w:pPr>
      <w:spacing w:after="180"/>
      <w:ind w:leftChars="200" w:left="425"/>
    </w:pPr>
  </w:style>
  <w:style w:type="paragraph" w:styleId="26">
    <w:name w:val="List Continue 2"/>
    <w:basedOn w:val="a1"/>
    <w:semiHidden/>
    <w:rsid w:val="00FC2D5B"/>
    <w:pPr>
      <w:spacing w:after="180"/>
      <w:ind w:leftChars="400" w:left="850"/>
    </w:pPr>
  </w:style>
  <w:style w:type="paragraph" w:styleId="36">
    <w:name w:val="List Continue 3"/>
    <w:basedOn w:val="a1"/>
    <w:semiHidden/>
    <w:rsid w:val="00FC2D5B"/>
    <w:pPr>
      <w:spacing w:after="180"/>
      <w:ind w:leftChars="600" w:left="1275"/>
    </w:pPr>
  </w:style>
  <w:style w:type="paragraph" w:styleId="44">
    <w:name w:val="List Continue 4"/>
    <w:basedOn w:val="a1"/>
    <w:semiHidden/>
    <w:rsid w:val="00FC2D5B"/>
    <w:pPr>
      <w:spacing w:after="180"/>
      <w:ind w:leftChars="800" w:left="1700"/>
    </w:pPr>
  </w:style>
  <w:style w:type="paragraph" w:styleId="54">
    <w:name w:val="List Continue 5"/>
    <w:basedOn w:val="a1"/>
    <w:semiHidden/>
    <w:rsid w:val="00FC2D5B"/>
    <w:pPr>
      <w:spacing w:after="180"/>
      <w:ind w:leftChars="1000" w:left="2125"/>
    </w:pPr>
  </w:style>
  <w:style w:type="character" w:styleId="afc">
    <w:name w:val="footnote reference"/>
    <w:semiHidden/>
    <w:rsid w:val="00FC2D5B"/>
    <w:rPr>
      <w:vertAlign w:val="superscript"/>
    </w:rPr>
  </w:style>
  <w:style w:type="paragraph" w:styleId="afd">
    <w:name w:val="footnote text"/>
    <w:basedOn w:val="a1"/>
    <w:semiHidden/>
    <w:rsid w:val="00FC2D5B"/>
    <w:pPr>
      <w:snapToGrid w:val="0"/>
      <w:jc w:val="left"/>
    </w:pPr>
  </w:style>
  <w:style w:type="character" w:styleId="afe">
    <w:name w:val="Emphasis"/>
    <w:qFormat/>
    <w:rsid w:val="00FC2D5B"/>
    <w:rPr>
      <w:i/>
      <w:iCs/>
    </w:rPr>
  </w:style>
  <w:style w:type="character" w:styleId="aff">
    <w:name w:val="Strong"/>
    <w:qFormat/>
    <w:rsid w:val="00FC2D5B"/>
    <w:rPr>
      <w:b/>
      <w:bCs/>
    </w:rPr>
  </w:style>
  <w:style w:type="paragraph" w:styleId="aff0">
    <w:name w:val="Closing"/>
    <w:basedOn w:val="a1"/>
    <w:semiHidden/>
    <w:rsid w:val="00FC2D5B"/>
    <w:pPr>
      <w:jc w:val="right"/>
    </w:pPr>
  </w:style>
  <w:style w:type="character" w:styleId="aff1">
    <w:name w:val="line number"/>
    <w:basedOn w:val="a3"/>
    <w:semiHidden/>
    <w:rsid w:val="00FC2D5B"/>
  </w:style>
  <w:style w:type="paragraph" w:styleId="aff2">
    <w:name w:val="envelope return"/>
    <w:basedOn w:val="a1"/>
    <w:semiHidden/>
    <w:rsid w:val="00FC2D5B"/>
    <w:pPr>
      <w:snapToGrid w:val="0"/>
    </w:pPr>
    <w:rPr>
      <w:rFonts w:ascii="Arial" w:hAnsi="Arial" w:cs="Arial"/>
    </w:rPr>
  </w:style>
  <w:style w:type="paragraph" w:styleId="27">
    <w:name w:val="index 2"/>
    <w:basedOn w:val="a1"/>
    <w:next w:val="a1"/>
    <w:autoRedefine/>
    <w:semiHidden/>
    <w:rsid w:val="00FC2D5B"/>
    <w:pPr>
      <w:ind w:leftChars="100" w:left="100" w:hangingChars="100" w:hanging="210"/>
    </w:pPr>
  </w:style>
  <w:style w:type="paragraph" w:styleId="37">
    <w:name w:val="index 3"/>
    <w:basedOn w:val="a1"/>
    <w:next w:val="a1"/>
    <w:autoRedefine/>
    <w:semiHidden/>
    <w:rsid w:val="00FC2D5B"/>
    <w:pPr>
      <w:ind w:leftChars="200" w:left="200" w:hangingChars="100" w:hanging="210"/>
    </w:pPr>
  </w:style>
  <w:style w:type="paragraph" w:styleId="45">
    <w:name w:val="index 4"/>
    <w:basedOn w:val="a1"/>
    <w:next w:val="a1"/>
    <w:autoRedefine/>
    <w:semiHidden/>
    <w:rsid w:val="00FC2D5B"/>
    <w:pPr>
      <w:ind w:leftChars="300" w:left="300" w:hangingChars="100" w:hanging="210"/>
    </w:pPr>
  </w:style>
  <w:style w:type="paragraph" w:styleId="55">
    <w:name w:val="index 5"/>
    <w:basedOn w:val="a1"/>
    <w:next w:val="a1"/>
    <w:autoRedefine/>
    <w:semiHidden/>
    <w:rsid w:val="00FC2D5B"/>
    <w:pPr>
      <w:ind w:leftChars="400" w:left="400" w:hangingChars="100" w:hanging="210"/>
    </w:pPr>
  </w:style>
  <w:style w:type="paragraph" w:styleId="61">
    <w:name w:val="index 6"/>
    <w:basedOn w:val="a1"/>
    <w:next w:val="a1"/>
    <w:autoRedefine/>
    <w:semiHidden/>
    <w:rsid w:val="00FC2D5B"/>
    <w:pPr>
      <w:ind w:leftChars="500" w:left="500" w:hangingChars="100" w:hanging="210"/>
    </w:pPr>
  </w:style>
  <w:style w:type="paragraph" w:styleId="71">
    <w:name w:val="index 7"/>
    <w:basedOn w:val="a1"/>
    <w:next w:val="a1"/>
    <w:autoRedefine/>
    <w:semiHidden/>
    <w:rsid w:val="00FC2D5B"/>
    <w:pPr>
      <w:ind w:leftChars="600" w:left="600" w:hangingChars="100" w:hanging="210"/>
    </w:pPr>
  </w:style>
  <w:style w:type="paragraph" w:styleId="81">
    <w:name w:val="index 8"/>
    <w:basedOn w:val="a1"/>
    <w:next w:val="a1"/>
    <w:autoRedefine/>
    <w:semiHidden/>
    <w:rsid w:val="00FC2D5B"/>
    <w:pPr>
      <w:ind w:leftChars="700" w:left="700" w:hangingChars="100" w:hanging="210"/>
    </w:pPr>
  </w:style>
  <w:style w:type="paragraph" w:styleId="91">
    <w:name w:val="index 9"/>
    <w:basedOn w:val="a1"/>
    <w:next w:val="a1"/>
    <w:autoRedefine/>
    <w:semiHidden/>
    <w:rsid w:val="00FC2D5B"/>
    <w:pPr>
      <w:ind w:leftChars="800" w:left="800" w:hangingChars="100" w:hanging="210"/>
    </w:pPr>
  </w:style>
  <w:style w:type="paragraph" w:styleId="aff3">
    <w:name w:val="Signature"/>
    <w:basedOn w:val="a1"/>
    <w:semiHidden/>
    <w:rsid w:val="00FC2D5B"/>
    <w:pPr>
      <w:jc w:val="right"/>
    </w:pPr>
  </w:style>
  <w:style w:type="paragraph" w:styleId="aff4">
    <w:name w:val="caption"/>
    <w:basedOn w:val="a1"/>
    <w:next w:val="a1"/>
    <w:qFormat/>
    <w:rsid w:val="00FC2D5B"/>
    <w:pPr>
      <w:spacing w:before="120" w:after="240"/>
    </w:pPr>
    <w:rPr>
      <w:b/>
      <w:bCs/>
      <w:sz w:val="20"/>
      <w:szCs w:val="20"/>
    </w:rPr>
  </w:style>
  <w:style w:type="paragraph" w:styleId="aff5">
    <w:name w:val="table of figures"/>
    <w:basedOn w:val="a1"/>
    <w:next w:val="a1"/>
    <w:semiHidden/>
    <w:rsid w:val="00FC2D5B"/>
    <w:pPr>
      <w:ind w:leftChars="200" w:left="850" w:hangingChars="200" w:hanging="425"/>
    </w:pPr>
  </w:style>
  <w:style w:type="paragraph" w:styleId="a">
    <w:name w:val="List Number"/>
    <w:basedOn w:val="a1"/>
    <w:semiHidden/>
    <w:rsid w:val="00FC2D5B"/>
    <w:pPr>
      <w:numPr>
        <w:numId w:val="6"/>
      </w:numPr>
    </w:pPr>
  </w:style>
  <w:style w:type="paragraph" w:styleId="2">
    <w:name w:val="List Number 2"/>
    <w:basedOn w:val="a1"/>
    <w:semiHidden/>
    <w:rsid w:val="00FC2D5B"/>
    <w:pPr>
      <w:numPr>
        <w:numId w:val="7"/>
      </w:numPr>
    </w:pPr>
  </w:style>
  <w:style w:type="paragraph" w:styleId="3">
    <w:name w:val="List Number 3"/>
    <w:basedOn w:val="a1"/>
    <w:semiHidden/>
    <w:rsid w:val="00FC2D5B"/>
    <w:pPr>
      <w:numPr>
        <w:numId w:val="8"/>
      </w:numPr>
    </w:pPr>
  </w:style>
  <w:style w:type="paragraph" w:styleId="4">
    <w:name w:val="List Number 4"/>
    <w:basedOn w:val="a1"/>
    <w:semiHidden/>
    <w:rsid w:val="00FC2D5B"/>
    <w:pPr>
      <w:numPr>
        <w:numId w:val="9"/>
      </w:numPr>
    </w:pPr>
  </w:style>
  <w:style w:type="paragraph" w:styleId="5">
    <w:name w:val="List Number 5"/>
    <w:basedOn w:val="a1"/>
    <w:semiHidden/>
    <w:rsid w:val="00FC2D5B"/>
    <w:pPr>
      <w:numPr>
        <w:numId w:val="10"/>
      </w:numPr>
    </w:pPr>
  </w:style>
  <w:style w:type="paragraph" w:styleId="aff6">
    <w:name w:val="E-mail Signature"/>
    <w:basedOn w:val="a1"/>
    <w:semiHidden/>
    <w:rsid w:val="00FC2D5B"/>
  </w:style>
  <w:style w:type="paragraph" w:styleId="aff7">
    <w:name w:val="Date"/>
    <w:basedOn w:val="a1"/>
    <w:next w:val="a1"/>
    <w:semiHidden/>
    <w:rsid w:val="00FC2D5B"/>
  </w:style>
  <w:style w:type="paragraph" w:styleId="aff8">
    <w:name w:val="Normal (Web)"/>
    <w:basedOn w:val="a1"/>
    <w:semiHidden/>
    <w:rsid w:val="00FC2D5B"/>
    <w:rPr>
      <w:sz w:val="24"/>
    </w:rPr>
  </w:style>
  <w:style w:type="paragraph" w:styleId="aff9">
    <w:name w:val="Title"/>
    <w:basedOn w:val="a1"/>
    <w:qFormat/>
    <w:rsid w:val="00FC2D5B"/>
    <w:pPr>
      <w:spacing w:before="240" w:after="120"/>
      <w:jc w:val="center"/>
      <w:outlineLvl w:val="0"/>
    </w:pPr>
    <w:rPr>
      <w:rFonts w:cs="Arial"/>
      <w:sz w:val="32"/>
      <w:szCs w:val="32"/>
    </w:rPr>
  </w:style>
  <w:style w:type="paragraph" w:styleId="affa">
    <w:name w:val="Subtitle"/>
    <w:basedOn w:val="a1"/>
    <w:qFormat/>
    <w:rsid w:val="00FC2D5B"/>
    <w:pPr>
      <w:jc w:val="center"/>
      <w:outlineLvl w:val="1"/>
    </w:pPr>
    <w:rPr>
      <w:rFonts w:ascii="Arial" w:eastAsia="MS Gothic" w:hAnsi="Arial" w:cs="Arial"/>
      <w:sz w:val="24"/>
    </w:rPr>
  </w:style>
  <w:style w:type="character" w:styleId="affb">
    <w:name w:val="endnote reference"/>
    <w:semiHidden/>
    <w:rsid w:val="00FC2D5B"/>
    <w:rPr>
      <w:vertAlign w:val="superscript"/>
    </w:rPr>
  </w:style>
  <w:style w:type="paragraph" w:styleId="affc">
    <w:name w:val="endnote text"/>
    <w:basedOn w:val="a1"/>
    <w:semiHidden/>
    <w:rsid w:val="00FC2D5B"/>
    <w:pPr>
      <w:snapToGrid w:val="0"/>
      <w:jc w:val="left"/>
    </w:pPr>
  </w:style>
  <w:style w:type="paragraph" w:styleId="38">
    <w:name w:val="Body Text Indent 3"/>
    <w:basedOn w:val="a1"/>
    <w:semiHidden/>
    <w:rsid w:val="00FC2D5B"/>
    <w:pPr>
      <w:ind w:leftChars="400" w:left="851"/>
    </w:pPr>
    <w:rPr>
      <w:sz w:val="16"/>
      <w:szCs w:val="16"/>
    </w:rPr>
  </w:style>
  <w:style w:type="paragraph" w:styleId="affd">
    <w:name w:val="Body Text First Indent"/>
    <w:basedOn w:val="ad"/>
    <w:semiHidden/>
    <w:rsid w:val="00FC2D5B"/>
    <w:pPr>
      <w:ind w:firstLineChars="100" w:firstLine="210"/>
    </w:pPr>
    <w:rPr>
      <w:sz w:val="21"/>
      <w:szCs w:val="24"/>
    </w:rPr>
  </w:style>
  <w:style w:type="paragraph" w:styleId="28">
    <w:name w:val="Body Text First Indent 2"/>
    <w:basedOn w:val="ab"/>
    <w:semiHidden/>
    <w:rsid w:val="00FC2D5B"/>
    <w:pPr>
      <w:ind w:leftChars="400" w:left="851" w:firstLineChars="100" w:firstLine="210"/>
      <w:jc w:val="both"/>
    </w:pPr>
    <w:rPr>
      <w:rFonts w:ascii="Century" w:eastAsia="MS Mincho" w:hAnsi="Century"/>
      <w:kern w:val="2"/>
      <w:sz w:val="21"/>
      <w:szCs w:val="24"/>
      <w:lang w:eastAsia="ja-JP"/>
    </w:rPr>
  </w:style>
  <w:style w:type="character" w:customStyle="1" w:styleId="Char">
    <w:name w:val="머리글 Char"/>
    <w:link w:val="a7"/>
    <w:semiHidden/>
    <w:rsid w:val="00C71EBD"/>
    <w:rPr>
      <w:rFonts w:ascii="Times New Roman" w:hAnsi="Times New Roman"/>
      <w:b/>
      <w:i/>
      <w:snapToGrid w:val="0"/>
      <w:color w:val="999999"/>
      <w:spacing w:val="-6"/>
      <w:sz w:val="21"/>
    </w:rPr>
  </w:style>
  <w:style w:type="paragraph" w:styleId="affe">
    <w:name w:val="List Paragraph"/>
    <w:basedOn w:val="a1"/>
    <w:link w:val="Char2"/>
    <w:uiPriority w:val="34"/>
    <w:qFormat/>
    <w:rsid w:val="004D1ACE"/>
    <w:pPr>
      <w:ind w:leftChars="400" w:left="840"/>
    </w:pPr>
  </w:style>
  <w:style w:type="character" w:customStyle="1" w:styleId="Char0">
    <w:name w:val="글자만 Char"/>
    <w:link w:val="af0"/>
    <w:rsid w:val="004D1ACE"/>
    <w:rPr>
      <w:rFonts w:ascii="Times New Roman" w:hAnsi="Times New Roman"/>
      <w:snapToGrid w:val="0"/>
      <w:spacing w:val="-6"/>
      <w:sz w:val="21"/>
    </w:rPr>
  </w:style>
  <w:style w:type="table" w:styleId="afff">
    <w:name w:val="Table Grid"/>
    <w:basedOn w:val="a4"/>
    <w:uiPriority w:val="59"/>
    <w:rsid w:val="000665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0">
    <w:name w:val="annotation subject"/>
    <w:basedOn w:val="af3"/>
    <w:next w:val="af3"/>
    <w:link w:val="Char3"/>
    <w:rsid w:val="008A6D1D"/>
    <w:rPr>
      <w:b/>
      <w:bCs/>
    </w:rPr>
  </w:style>
  <w:style w:type="character" w:customStyle="1" w:styleId="Char1">
    <w:name w:val="메모 텍스트 Char"/>
    <w:link w:val="af3"/>
    <w:semiHidden/>
    <w:rsid w:val="008A6D1D"/>
    <w:rPr>
      <w:rFonts w:ascii="Times New Roman" w:hAnsi="Times New Roman"/>
      <w:snapToGrid w:val="0"/>
      <w:spacing w:val="-6"/>
      <w:sz w:val="21"/>
      <w:szCs w:val="24"/>
    </w:rPr>
  </w:style>
  <w:style w:type="character" w:customStyle="1" w:styleId="Char3">
    <w:name w:val="메모 주제 Char"/>
    <w:basedOn w:val="Char1"/>
    <w:link w:val="afff0"/>
    <w:rsid w:val="008A6D1D"/>
    <w:rPr>
      <w:rFonts w:ascii="Times New Roman" w:hAnsi="Times New Roman"/>
      <w:snapToGrid w:val="0"/>
      <w:spacing w:val="-6"/>
      <w:sz w:val="21"/>
      <w:szCs w:val="24"/>
    </w:rPr>
  </w:style>
  <w:style w:type="paragraph" w:styleId="afff1">
    <w:name w:val="Balloon Text"/>
    <w:basedOn w:val="a1"/>
    <w:link w:val="Char4"/>
    <w:rsid w:val="008A6D1D"/>
    <w:rPr>
      <w:rFonts w:ascii="Arial" w:eastAsia="MS Gothic" w:hAnsi="Arial"/>
      <w:sz w:val="18"/>
      <w:szCs w:val="18"/>
      <w:lang/>
    </w:rPr>
  </w:style>
  <w:style w:type="character" w:customStyle="1" w:styleId="Char4">
    <w:name w:val="풍선 도움말 텍스트 Char"/>
    <w:link w:val="afff1"/>
    <w:rsid w:val="008A6D1D"/>
    <w:rPr>
      <w:rFonts w:ascii="Arial" w:eastAsia="MS Gothic" w:hAnsi="Arial" w:cs="Times New Roman"/>
      <w:snapToGrid w:val="0"/>
      <w:spacing w:val="-6"/>
      <w:sz w:val="18"/>
      <w:szCs w:val="18"/>
    </w:rPr>
  </w:style>
  <w:style w:type="character" w:customStyle="1" w:styleId="3Char">
    <w:name w:val="제목 3 Char"/>
    <w:link w:val="32"/>
    <w:rsid w:val="00DE35AB"/>
    <w:rPr>
      <w:rFonts w:ascii="Times New Roman" w:hAnsi="Times New Roman"/>
      <w:b/>
      <w:bCs/>
      <w:snapToGrid w:val="0"/>
      <w:spacing w:val="-6"/>
      <w:sz w:val="22"/>
    </w:rPr>
  </w:style>
  <w:style w:type="paragraph" w:styleId="afff2">
    <w:name w:val="Revision"/>
    <w:hidden/>
    <w:uiPriority w:val="99"/>
    <w:semiHidden/>
    <w:rsid w:val="00F356B1"/>
    <w:rPr>
      <w:rFonts w:ascii="Times New Roman" w:hAnsi="Times New Roman"/>
      <w:snapToGrid w:val="0"/>
      <w:spacing w:val="-6"/>
      <w:sz w:val="21"/>
      <w:szCs w:val="24"/>
      <w:lang w:eastAsia="ja-JP"/>
    </w:rPr>
  </w:style>
  <w:style w:type="character" w:customStyle="1" w:styleId="2Char">
    <w:name w:val="제목 2 Char"/>
    <w:basedOn w:val="a3"/>
    <w:link w:val="21"/>
    <w:rsid w:val="00D628B7"/>
    <w:rPr>
      <w:rFonts w:ascii="メイリオ" w:eastAsia="メイリオ" w:hAnsi="メイリオ" w:cs="メイリオ"/>
      <w:b/>
      <w:bCs/>
      <w:snapToGrid w:val="0"/>
      <w:spacing w:val="-6"/>
      <w:sz w:val="24"/>
      <w:szCs w:val="24"/>
      <w:lang w:eastAsia="ko-KR"/>
    </w:rPr>
  </w:style>
  <w:style w:type="character" w:customStyle="1" w:styleId="UnresolvedMention">
    <w:name w:val="Unresolved Mention"/>
    <w:basedOn w:val="a3"/>
    <w:uiPriority w:val="99"/>
    <w:semiHidden/>
    <w:unhideWhenUsed/>
    <w:rsid w:val="0047674E"/>
    <w:rPr>
      <w:color w:val="605E5C"/>
      <w:shd w:val="clear" w:color="auto" w:fill="E1DFDD"/>
    </w:rPr>
  </w:style>
  <w:style w:type="paragraph" w:customStyle="1" w:styleId="12">
    <w:name w:val="스타일1"/>
    <w:basedOn w:val="31"/>
    <w:link w:val="1Char"/>
    <w:qFormat/>
    <w:rsid w:val="00232086"/>
    <w:rPr>
      <w:rFonts w:ascii="Times New Roman" w:eastAsia="MS Mincho" w:hAnsi="Times New Roman"/>
      <w:b/>
    </w:rPr>
  </w:style>
  <w:style w:type="character" w:customStyle="1" w:styleId="1Char">
    <w:name w:val="스타일1 Char"/>
    <w:basedOn w:val="3Char"/>
    <w:link w:val="12"/>
    <w:rsid w:val="00232086"/>
    <w:rPr>
      <w:rFonts w:cs="바탕"/>
      <w:b/>
      <w:sz w:val="21"/>
      <w:szCs w:val="24"/>
    </w:rPr>
  </w:style>
  <w:style w:type="paragraph" w:customStyle="1" w:styleId="29">
    <w:name w:val="스타일2"/>
    <w:basedOn w:val="32"/>
    <w:link w:val="2Char0"/>
    <w:qFormat/>
    <w:rsid w:val="007875BA"/>
    <w:pPr>
      <w:ind w:left="974" w:hanging="390"/>
    </w:pPr>
    <w:rPr>
      <w:rFonts w:ascii="맑은 고딕" w:eastAsia="맑은 고딕" w:hAnsi="맑은 고딕" w:cs="Batang"/>
      <w:lang w:eastAsia="ko-KR"/>
    </w:rPr>
  </w:style>
  <w:style w:type="character" w:customStyle="1" w:styleId="2Char0">
    <w:name w:val="스타일2 Char"/>
    <w:basedOn w:val="3Char"/>
    <w:link w:val="29"/>
    <w:rsid w:val="007875BA"/>
    <w:rPr>
      <w:rFonts w:ascii="맑은 고딕" w:eastAsia="맑은 고딕" w:hAnsi="맑은 고딕" w:cs="Batang"/>
      <w:b/>
      <w:bCs/>
      <w:lang w:eastAsia="ko-KR"/>
    </w:rPr>
  </w:style>
  <w:style w:type="paragraph" w:customStyle="1" w:styleId="31">
    <w:name w:val="스타일3"/>
    <w:basedOn w:val="affe"/>
    <w:link w:val="3Char0"/>
    <w:qFormat/>
    <w:rsid w:val="00232086"/>
    <w:pPr>
      <w:keepNext/>
      <w:numPr>
        <w:ilvl w:val="2"/>
        <w:numId w:val="45"/>
      </w:numPr>
      <w:pBdr>
        <w:bottom w:val="threeDEngrave" w:sz="24" w:space="1" w:color="auto"/>
        <w:right w:val="threeDEngrave" w:sz="24" w:space="4" w:color="auto"/>
      </w:pBdr>
      <w:kinsoku w:val="0"/>
      <w:autoSpaceDE w:val="0"/>
      <w:autoSpaceDN w:val="0"/>
      <w:adjustRightInd w:val="0"/>
      <w:snapToGrid w:val="0"/>
      <w:spacing w:line="209" w:lineRule="auto"/>
      <w:ind w:leftChars="0" w:left="993" w:rightChars="100" w:right="193"/>
      <w:jc w:val="left"/>
      <w:outlineLvl w:val="1"/>
    </w:pPr>
    <w:rPr>
      <w:rFonts w:ascii="바탕" w:eastAsia="바탕" w:hAnsi="바탕" w:cs="바탕"/>
    </w:rPr>
  </w:style>
  <w:style w:type="paragraph" w:customStyle="1" w:styleId="46">
    <w:name w:val="스타일4"/>
    <w:basedOn w:val="21"/>
    <w:link w:val="4Char"/>
    <w:qFormat/>
    <w:rsid w:val="00232086"/>
    <w:rPr>
      <w:rFonts w:ascii="바탕" w:eastAsia="바탕" w:hAnsi="바탕" w:cs="바탕"/>
    </w:rPr>
  </w:style>
  <w:style w:type="character" w:customStyle="1" w:styleId="Char2">
    <w:name w:val="목록 단락 Char"/>
    <w:basedOn w:val="a3"/>
    <w:link w:val="affe"/>
    <w:uiPriority w:val="34"/>
    <w:rsid w:val="00232086"/>
    <w:rPr>
      <w:rFonts w:ascii="Times New Roman" w:hAnsi="Times New Roman"/>
      <w:snapToGrid w:val="0"/>
      <w:spacing w:val="-6"/>
      <w:sz w:val="21"/>
      <w:szCs w:val="24"/>
    </w:rPr>
  </w:style>
  <w:style w:type="character" w:customStyle="1" w:styleId="3Char0">
    <w:name w:val="스타일3 Char"/>
    <w:basedOn w:val="Char2"/>
    <w:link w:val="31"/>
    <w:rsid w:val="00232086"/>
    <w:rPr>
      <w:rFonts w:ascii="바탕" w:eastAsia="바탕" w:hAnsi="바탕" w:cs="바탕"/>
    </w:rPr>
  </w:style>
  <w:style w:type="character" w:customStyle="1" w:styleId="4Char">
    <w:name w:val="스타일4 Char"/>
    <w:basedOn w:val="2Char"/>
    <w:link w:val="46"/>
    <w:rsid w:val="00232086"/>
    <w:rPr>
      <w:rFonts w:ascii="바탕" w:eastAsia="바탕" w:hAnsi="바탕" w:cs="바탕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11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oleObject" Target="embeddings/oleObject9.bin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2.bin"/><Relationship Id="rId29" Type="http://schemas.openxmlformats.org/officeDocument/2006/relationships/image" Target="media/image14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oleObject" Target="embeddings/oleObject6.bin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oleObject" Target="embeddings/oleObject3.bin"/><Relationship Id="rId27" Type="http://schemas.openxmlformats.org/officeDocument/2006/relationships/image" Target="media/image13.png"/><Relationship Id="rId30" Type="http://schemas.openxmlformats.org/officeDocument/2006/relationships/oleObject" Target="embeddings/oleObject7.bin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AF089B-0F7A-4D92-8317-B6DBB7023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1727</Words>
  <Characters>9848</Characters>
  <Application>Microsoft Office Word</Application>
  <DocSecurity>0</DocSecurity>
  <Lines>82</Lines>
  <Paragraphs>23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>2008/09/22</vt:lpstr>
    </vt:vector>
  </TitlesOfParts>
  <Company>Hewlett-Packard Company</Company>
  <LinksUpToDate>false</LinksUpToDate>
  <CharactersWithSpaces>11552</CharactersWithSpaces>
  <SharedDoc>false</SharedDoc>
  <HLinks>
    <vt:vector size="180" baseType="variant">
      <vt:variant>
        <vt:i4>1900596</vt:i4>
      </vt:variant>
      <vt:variant>
        <vt:i4>178</vt:i4>
      </vt:variant>
      <vt:variant>
        <vt:i4>0</vt:i4>
      </vt:variant>
      <vt:variant>
        <vt:i4>5</vt:i4>
      </vt:variant>
      <vt:variant>
        <vt:lpwstr/>
      </vt:variant>
      <vt:variant>
        <vt:lpwstr>_Toc107853717</vt:lpwstr>
      </vt:variant>
      <vt:variant>
        <vt:i4>1900596</vt:i4>
      </vt:variant>
      <vt:variant>
        <vt:i4>172</vt:i4>
      </vt:variant>
      <vt:variant>
        <vt:i4>0</vt:i4>
      </vt:variant>
      <vt:variant>
        <vt:i4>5</vt:i4>
      </vt:variant>
      <vt:variant>
        <vt:lpwstr/>
      </vt:variant>
      <vt:variant>
        <vt:lpwstr>_Toc107853716</vt:lpwstr>
      </vt:variant>
      <vt:variant>
        <vt:i4>1900596</vt:i4>
      </vt:variant>
      <vt:variant>
        <vt:i4>166</vt:i4>
      </vt:variant>
      <vt:variant>
        <vt:i4>0</vt:i4>
      </vt:variant>
      <vt:variant>
        <vt:i4>5</vt:i4>
      </vt:variant>
      <vt:variant>
        <vt:lpwstr/>
      </vt:variant>
      <vt:variant>
        <vt:lpwstr>_Toc107853715</vt:lpwstr>
      </vt:variant>
      <vt:variant>
        <vt:i4>1900596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_Toc107853714</vt:lpwstr>
      </vt:variant>
      <vt:variant>
        <vt:i4>1900596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_Toc107853713</vt:lpwstr>
      </vt:variant>
      <vt:variant>
        <vt:i4>1900596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_Toc107853712</vt:lpwstr>
      </vt:variant>
      <vt:variant>
        <vt:i4>1900596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_Toc107853711</vt:lpwstr>
      </vt:variant>
      <vt:variant>
        <vt:i4>1900596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_Toc107853710</vt:lpwstr>
      </vt:variant>
      <vt:variant>
        <vt:i4>1835060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_Toc107853709</vt:lpwstr>
      </vt:variant>
      <vt:variant>
        <vt:i4>1835060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_Toc107853708</vt:lpwstr>
      </vt:variant>
      <vt:variant>
        <vt:i4>1835060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_Toc107853707</vt:lpwstr>
      </vt:variant>
      <vt:variant>
        <vt:i4>1835060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_Toc107853706</vt:lpwstr>
      </vt:variant>
      <vt:variant>
        <vt:i4>1835060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_Toc107853705</vt:lpwstr>
      </vt:variant>
      <vt:variant>
        <vt:i4>1835060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_Toc107853704</vt:lpwstr>
      </vt:variant>
      <vt:variant>
        <vt:i4>1835060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_Toc107853703</vt:lpwstr>
      </vt:variant>
      <vt:variant>
        <vt:i4>1835060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_Toc107853702</vt:lpwstr>
      </vt:variant>
      <vt:variant>
        <vt:i4>1835060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_Toc107853701</vt:lpwstr>
      </vt:variant>
      <vt:variant>
        <vt:i4>1835060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_Toc107853700</vt:lpwstr>
      </vt:variant>
      <vt:variant>
        <vt:i4>1376309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_Toc107853699</vt:lpwstr>
      </vt:variant>
      <vt:variant>
        <vt:i4>1376309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_Toc107853698</vt:lpwstr>
      </vt:variant>
      <vt:variant>
        <vt:i4>1376309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_Toc107853697</vt:lpwstr>
      </vt:variant>
      <vt:variant>
        <vt:i4>1376309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_Toc107853696</vt:lpwstr>
      </vt:variant>
      <vt:variant>
        <vt:i4>1376309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_Toc107853695</vt:lpwstr>
      </vt:variant>
      <vt:variant>
        <vt:i4>1376309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_Toc107853694</vt:lpwstr>
      </vt:variant>
      <vt:variant>
        <vt:i4>1376309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_Toc107853693</vt:lpwstr>
      </vt:variant>
      <vt:variant>
        <vt:i4>1376309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_Toc107853692</vt:lpwstr>
      </vt:variant>
      <vt:variant>
        <vt:i4>1376309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_Toc107853691</vt:lpwstr>
      </vt:variant>
      <vt:variant>
        <vt:i4>1376309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_Toc107853690</vt:lpwstr>
      </vt:variant>
      <vt:variant>
        <vt:i4>1310773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_Toc107853689</vt:lpwstr>
      </vt:variant>
      <vt:variant>
        <vt:i4>1310773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_Toc107853688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渡辺　徹</dc:creator>
  <cp:lastModifiedBy>MHSON</cp:lastModifiedBy>
  <cp:revision>2</cp:revision>
  <cp:lastPrinted>2016-12-23T00:22:00Z</cp:lastPrinted>
  <dcterms:created xsi:type="dcterms:W3CDTF">2022-07-04T10:12:00Z</dcterms:created>
  <dcterms:modified xsi:type="dcterms:W3CDTF">2022-07-04T10:12:00Z</dcterms:modified>
  <cp:contentStatus>최종본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